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6FF86" w14:textId="77777777" w:rsidR="0068615E" w:rsidRDefault="000B570B" w:rsidP="0068615E">
      <w:pPr>
        <w:jc w:val="center"/>
        <w:rPr>
          <w:rFonts w:ascii="Arial" w:hAnsi="Arial"/>
          <w:sz w:val="24"/>
        </w:rPr>
      </w:pPr>
      <w:r>
        <w:rPr>
          <w:rFonts w:ascii="Arial" w:hAnsi="Arial"/>
          <w:noProof/>
          <w:snapToGrid/>
          <w:sz w:val="24"/>
        </w:rPr>
        <mc:AlternateContent>
          <mc:Choice Requires="wps">
            <w:drawing>
              <wp:anchor distT="0" distB="0" distL="114300" distR="114300" simplePos="0" relativeHeight="251659264" behindDoc="0" locked="0" layoutInCell="0" allowOverlap="1" wp14:anchorId="3B3F50D2" wp14:editId="070C5CF6">
                <wp:simplePos x="0" y="0"/>
                <wp:positionH relativeFrom="column">
                  <wp:posOffset>167005</wp:posOffset>
                </wp:positionH>
                <wp:positionV relativeFrom="paragraph">
                  <wp:posOffset>80645</wp:posOffset>
                </wp:positionV>
                <wp:extent cx="6583680" cy="80689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583680" cy="8068945"/>
                        </a:xfrm>
                        <a:prstGeom prst="rect">
                          <a:avLst/>
                        </a:prstGeom>
                      </wps:spPr>
                      <wps:txbx>
                        <w:txbxContent>
                          <w:p w14:paraId="2F1C7888"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METLIFE</w:t>
                            </w:r>
                          </w:p>
                          <w:p w14:paraId="7248CF92"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 xml:space="preserve">APPLICATION </w:t>
                            </w:r>
                          </w:p>
                          <w:p w14:paraId="6E500FE5"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 xml:space="preserve">RUNBOOK </w:t>
                            </w:r>
                          </w:p>
                          <w:p w14:paraId="107EA7C6"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GUIDE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B3F50D2" id="_x0000_t202" coordsize="21600,21600" o:spt="202" path="m,l,21600r21600,l21600,xe">
                <v:stroke joinstyle="miter"/>
                <v:path gradientshapeok="t" o:connecttype="rect"/>
              </v:shapetype>
              <v:shape id="Text Box 1" o:spid="_x0000_s1026" type="#_x0000_t202" style="position:absolute;left:0;text-align:left;margin-left:13.15pt;margin-top:6.35pt;width:518.4pt;height:63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" o:allowincell="f" filled="f" stroked="f">
                <o:lock v:ext="edit" shapetype="t"/>
                <v:textbox>
                  <w:txbxContent>
                    <w:p w14:paraId="2F1C7888"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METLIFE</w:t>
                      </w:r>
                    </w:p>
                    <w:p w14:paraId="7248CF92"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 xml:space="preserve">APPLICATION </w:t>
                      </w:r>
                    </w:p>
                    <w:p w14:paraId="6E500FE5"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 xml:space="preserve">RUNBOOK </w:t>
                      </w:r>
                    </w:p>
                    <w:p w14:paraId="107EA7C6" w14:textId="77777777" w:rsidR="00A6567A" w:rsidRDefault="00A6567A" w:rsidP="0068615E">
                      <w:pPr>
                        <w:pStyle w:val="NormalWeb"/>
                        <w:spacing w:before="0" w:beforeAutospacing="0" w:after="0" w:afterAutospacing="0"/>
                        <w:jc w:val="center"/>
                      </w:pPr>
                      <w:r w:rsidRPr="0068615E">
                        <w:rPr>
                          <w:rFonts w:ascii="Arial Black" w:hAnsi="Arial Black"/>
                          <w:i/>
                          <w:iCs/>
                          <w:color w:val="C0C0C0"/>
                          <w:sz w:val="72"/>
                          <w:szCs w:val="72"/>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rPr>
                        <w:t>GUIDE</w:t>
                      </w:r>
                    </w:p>
                  </w:txbxContent>
                </v:textbox>
              </v:shape>
            </w:pict>
          </mc:Fallback>
        </mc:AlternateContent>
      </w:r>
    </w:p>
    <w:p w14:paraId="7A958CCC" w14:textId="77777777" w:rsidR="0068615E" w:rsidRDefault="0068615E" w:rsidP="0068615E">
      <w:pPr>
        <w:jc w:val="center"/>
        <w:rPr>
          <w:rFonts w:ascii="Arial" w:hAnsi="Arial"/>
          <w:sz w:val="24"/>
        </w:rPr>
      </w:pPr>
    </w:p>
    <w:p w14:paraId="56475522" w14:textId="77777777" w:rsidR="0068615E" w:rsidRDefault="0068615E" w:rsidP="0068615E">
      <w:pPr>
        <w:jc w:val="center"/>
        <w:outlineLvl w:val="0"/>
        <w:rPr>
          <w:rFonts w:ascii="Arial" w:hAnsi="Arial"/>
          <w:b/>
          <w:sz w:val="24"/>
        </w:rPr>
      </w:pPr>
      <w:r>
        <w:rPr>
          <w:rFonts w:ascii="Arial" w:hAnsi="Arial"/>
          <w:b/>
          <w:sz w:val="24"/>
        </w:rPr>
        <w:br w:type="page"/>
      </w:r>
      <w:r>
        <w:rPr>
          <w:rFonts w:ascii="Arial" w:hAnsi="Arial"/>
          <w:b/>
          <w:sz w:val="24"/>
        </w:rPr>
        <w:lastRenderedPageBreak/>
        <w:t>Table of Contents</w:t>
      </w:r>
    </w:p>
    <w:p w14:paraId="0999F044" w14:textId="77777777" w:rsidR="00B90E9D" w:rsidRDefault="0068615E">
      <w:pPr>
        <w:pStyle w:val="TOC1"/>
        <w:tabs>
          <w:tab w:val="right" w:leader="dot" w:pos="10790"/>
        </w:tabs>
        <w:rPr>
          <w:rFonts w:asciiTheme="minorHAnsi" w:eastAsiaTheme="minorEastAsia" w:hAnsiTheme="minorHAnsi" w:cstheme="minorBidi"/>
          <w:b w:val="0"/>
          <w:caps w:val="0"/>
          <w:noProof/>
          <w:snapToGrid/>
          <w:sz w:val="22"/>
          <w:szCs w:val="22"/>
          <w:u w:val="none"/>
        </w:rPr>
      </w:pPr>
      <w:r>
        <w:rPr>
          <w:rFonts w:ascii="Arial" w:hAnsi="Arial"/>
          <w:sz w:val="24"/>
        </w:rPr>
        <w:fldChar w:fldCharType="begin"/>
      </w:r>
      <w:r>
        <w:rPr>
          <w:rFonts w:ascii="Arial" w:hAnsi="Arial"/>
          <w:sz w:val="24"/>
        </w:rPr>
        <w:instrText xml:space="preserve"> TOC \o "2-3" \t "Heading 1,1" </w:instrText>
      </w:r>
      <w:r>
        <w:rPr>
          <w:rFonts w:ascii="Arial" w:hAnsi="Arial"/>
          <w:sz w:val="24"/>
        </w:rPr>
        <w:fldChar w:fldCharType="separate"/>
      </w:r>
      <w:r w:rsidR="00B90E9D" w:rsidRPr="007F09F6">
        <w:rPr>
          <w:noProof/>
          <w:u w:val="none"/>
        </w:rPr>
        <w:t>1.0</w:t>
      </w:r>
      <w:r w:rsidR="00B90E9D">
        <w:rPr>
          <w:noProof/>
        </w:rPr>
        <w:t xml:space="preserve"> General</w:t>
      </w:r>
      <w:r w:rsidR="00B90E9D">
        <w:rPr>
          <w:noProof/>
        </w:rPr>
        <w:tab/>
      </w:r>
      <w:r w:rsidR="00B90E9D">
        <w:rPr>
          <w:noProof/>
        </w:rPr>
        <w:fldChar w:fldCharType="begin"/>
      </w:r>
      <w:r w:rsidR="00B90E9D">
        <w:rPr>
          <w:noProof/>
        </w:rPr>
        <w:instrText xml:space="preserve"> PAGEREF _Toc35496769 \h </w:instrText>
      </w:r>
      <w:r w:rsidR="00B90E9D">
        <w:rPr>
          <w:noProof/>
        </w:rPr>
      </w:r>
      <w:r w:rsidR="00B90E9D">
        <w:rPr>
          <w:noProof/>
        </w:rPr>
        <w:fldChar w:fldCharType="separate"/>
      </w:r>
      <w:r w:rsidR="00B90E9D">
        <w:rPr>
          <w:noProof/>
        </w:rPr>
        <w:t>8</w:t>
      </w:r>
      <w:r w:rsidR="00B90E9D">
        <w:rPr>
          <w:noProof/>
        </w:rPr>
        <w:fldChar w:fldCharType="end"/>
      </w:r>
    </w:p>
    <w:p w14:paraId="71A31E4B" w14:textId="77777777" w:rsidR="00B90E9D" w:rsidRDefault="00B90E9D">
      <w:pPr>
        <w:pStyle w:val="TOC2"/>
        <w:rPr>
          <w:rFonts w:asciiTheme="minorHAnsi" w:eastAsiaTheme="minorEastAsia" w:hAnsiTheme="minorHAnsi" w:cstheme="minorBidi"/>
          <w:b w:val="0"/>
          <w:smallCaps w:val="0"/>
          <w:snapToGrid/>
          <w:sz w:val="22"/>
          <w:szCs w:val="22"/>
          <w:u w:val="none"/>
        </w:rPr>
      </w:pPr>
      <w:r>
        <w:t>1.1 Document Change History</w:t>
      </w:r>
      <w:r>
        <w:tab/>
      </w:r>
      <w:r>
        <w:fldChar w:fldCharType="begin"/>
      </w:r>
      <w:r>
        <w:instrText xml:space="preserve"> PAGEREF _Toc35496770 \h </w:instrText>
      </w:r>
      <w:r>
        <w:fldChar w:fldCharType="separate"/>
      </w:r>
      <w:r>
        <w:t>8</w:t>
      </w:r>
      <w:r>
        <w:fldChar w:fldCharType="end"/>
      </w:r>
    </w:p>
    <w:p w14:paraId="19CE08ED"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2.0</w:t>
      </w:r>
      <w:r>
        <w:rPr>
          <w:noProof/>
        </w:rPr>
        <w:t xml:space="preserve"> Application Overview and Configuration</w:t>
      </w:r>
      <w:r>
        <w:rPr>
          <w:noProof/>
        </w:rPr>
        <w:tab/>
      </w:r>
      <w:r>
        <w:rPr>
          <w:noProof/>
        </w:rPr>
        <w:fldChar w:fldCharType="begin"/>
      </w:r>
      <w:r>
        <w:rPr>
          <w:noProof/>
        </w:rPr>
        <w:instrText xml:space="preserve"> PAGEREF _Toc35496771 \h </w:instrText>
      </w:r>
      <w:r>
        <w:rPr>
          <w:noProof/>
        </w:rPr>
      </w:r>
      <w:r>
        <w:rPr>
          <w:noProof/>
        </w:rPr>
        <w:fldChar w:fldCharType="separate"/>
      </w:r>
      <w:r>
        <w:rPr>
          <w:noProof/>
        </w:rPr>
        <w:t>9</w:t>
      </w:r>
      <w:r>
        <w:rPr>
          <w:noProof/>
        </w:rPr>
        <w:fldChar w:fldCharType="end"/>
      </w:r>
    </w:p>
    <w:p w14:paraId="1039324F" w14:textId="77777777" w:rsidR="00B90E9D" w:rsidRDefault="00B90E9D">
      <w:pPr>
        <w:pStyle w:val="TOC2"/>
        <w:rPr>
          <w:rFonts w:asciiTheme="minorHAnsi" w:eastAsiaTheme="minorEastAsia" w:hAnsiTheme="minorHAnsi" w:cstheme="minorBidi"/>
          <w:b w:val="0"/>
          <w:smallCaps w:val="0"/>
          <w:snapToGrid/>
          <w:sz w:val="22"/>
          <w:szCs w:val="22"/>
          <w:u w:val="none"/>
        </w:rPr>
      </w:pPr>
      <w:r>
        <w:t>2.1 Application Overview and Business Objectives</w:t>
      </w:r>
      <w:r>
        <w:tab/>
      </w:r>
      <w:r>
        <w:fldChar w:fldCharType="begin"/>
      </w:r>
      <w:r>
        <w:instrText xml:space="preserve"> PAGEREF _Toc35496772 \h </w:instrText>
      </w:r>
      <w:r>
        <w:fldChar w:fldCharType="separate"/>
      </w:r>
      <w:r>
        <w:t>9</w:t>
      </w:r>
      <w:r>
        <w:fldChar w:fldCharType="end"/>
      </w:r>
    </w:p>
    <w:p w14:paraId="7D4BBBBD" w14:textId="77777777" w:rsidR="00B90E9D" w:rsidRDefault="00B90E9D">
      <w:pPr>
        <w:pStyle w:val="TOC2"/>
        <w:rPr>
          <w:rFonts w:asciiTheme="minorHAnsi" w:eastAsiaTheme="minorEastAsia" w:hAnsiTheme="minorHAnsi" w:cstheme="minorBidi"/>
          <w:b w:val="0"/>
          <w:smallCaps w:val="0"/>
          <w:snapToGrid/>
          <w:sz w:val="22"/>
          <w:szCs w:val="22"/>
          <w:u w:val="none"/>
        </w:rPr>
      </w:pPr>
      <w:r>
        <w:t>2.2 High Level Architecture Diagram</w:t>
      </w:r>
      <w:r>
        <w:tab/>
      </w:r>
      <w:r>
        <w:fldChar w:fldCharType="begin"/>
      </w:r>
      <w:r>
        <w:instrText xml:space="preserve"> PAGEREF _Toc35496773 \h </w:instrText>
      </w:r>
      <w:r>
        <w:fldChar w:fldCharType="separate"/>
      </w:r>
      <w:r>
        <w:t>9</w:t>
      </w:r>
      <w:r>
        <w:fldChar w:fldCharType="end"/>
      </w:r>
    </w:p>
    <w:p w14:paraId="5D6E46F5" w14:textId="77777777" w:rsidR="00B90E9D" w:rsidRDefault="00B90E9D">
      <w:pPr>
        <w:pStyle w:val="TOC2"/>
        <w:rPr>
          <w:rFonts w:asciiTheme="minorHAnsi" w:eastAsiaTheme="minorEastAsia" w:hAnsiTheme="minorHAnsi" w:cstheme="minorBidi"/>
          <w:b w:val="0"/>
          <w:smallCaps w:val="0"/>
          <w:snapToGrid/>
          <w:sz w:val="22"/>
          <w:szCs w:val="22"/>
          <w:u w:val="none"/>
        </w:rPr>
      </w:pPr>
      <w:r>
        <w:t>2.3 Azure Conceptual Diagram</w:t>
      </w:r>
      <w:r>
        <w:tab/>
      </w:r>
      <w:r>
        <w:fldChar w:fldCharType="begin"/>
      </w:r>
      <w:r>
        <w:instrText xml:space="preserve"> PAGEREF _Toc35496774 \h </w:instrText>
      </w:r>
      <w:r>
        <w:fldChar w:fldCharType="separate"/>
      </w:r>
      <w:r>
        <w:t>10</w:t>
      </w:r>
      <w:r>
        <w:fldChar w:fldCharType="end"/>
      </w:r>
    </w:p>
    <w:p w14:paraId="6AA5043C"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3.0</w:t>
      </w:r>
      <w:r>
        <w:rPr>
          <w:noProof/>
        </w:rPr>
        <w:t xml:space="preserve"> Software Configuration</w:t>
      </w:r>
      <w:r>
        <w:rPr>
          <w:noProof/>
        </w:rPr>
        <w:tab/>
      </w:r>
      <w:r>
        <w:rPr>
          <w:noProof/>
        </w:rPr>
        <w:fldChar w:fldCharType="begin"/>
      </w:r>
      <w:r>
        <w:rPr>
          <w:noProof/>
        </w:rPr>
        <w:instrText xml:space="preserve"> PAGEREF _Toc35496775 \h </w:instrText>
      </w:r>
      <w:r>
        <w:rPr>
          <w:noProof/>
        </w:rPr>
      </w:r>
      <w:r>
        <w:rPr>
          <w:noProof/>
        </w:rPr>
        <w:fldChar w:fldCharType="separate"/>
      </w:r>
      <w:r>
        <w:rPr>
          <w:noProof/>
        </w:rPr>
        <w:t>11</w:t>
      </w:r>
      <w:r>
        <w:rPr>
          <w:noProof/>
        </w:rPr>
        <w:fldChar w:fldCharType="end"/>
      </w:r>
    </w:p>
    <w:p w14:paraId="57A06CD4" w14:textId="77777777" w:rsidR="00B90E9D" w:rsidRDefault="00B90E9D">
      <w:pPr>
        <w:pStyle w:val="TOC2"/>
        <w:rPr>
          <w:rFonts w:asciiTheme="minorHAnsi" w:eastAsiaTheme="minorEastAsia" w:hAnsiTheme="minorHAnsi" w:cstheme="minorBidi"/>
          <w:b w:val="0"/>
          <w:smallCaps w:val="0"/>
          <w:snapToGrid/>
          <w:sz w:val="22"/>
          <w:szCs w:val="22"/>
          <w:u w:val="none"/>
        </w:rPr>
      </w:pPr>
      <w:r>
        <w:t>3.1 General Software Components</w:t>
      </w:r>
      <w:r>
        <w:tab/>
      </w:r>
      <w:r>
        <w:fldChar w:fldCharType="begin"/>
      </w:r>
      <w:r>
        <w:instrText xml:space="preserve"> PAGEREF _Toc35496776 \h </w:instrText>
      </w:r>
      <w:r>
        <w:fldChar w:fldCharType="separate"/>
      </w:r>
      <w:r>
        <w:t>11</w:t>
      </w:r>
      <w:r>
        <w:fldChar w:fldCharType="end"/>
      </w:r>
    </w:p>
    <w:p w14:paraId="407BE498" w14:textId="77777777" w:rsidR="00B90E9D" w:rsidRDefault="00B90E9D">
      <w:pPr>
        <w:pStyle w:val="TOC2"/>
        <w:rPr>
          <w:rFonts w:asciiTheme="minorHAnsi" w:eastAsiaTheme="minorEastAsia" w:hAnsiTheme="minorHAnsi" w:cstheme="minorBidi"/>
          <w:b w:val="0"/>
          <w:smallCaps w:val="0"/>
          <w:snapToGrid/>
          <w:sz w:val="22"/>
          <w:szCs w:val="22"/>
          <w:u w:val="none"/>
        </w:rPr>
      </w:pPr>
      <w:r>
        <w:t>3.2 Software Configuration – Workstation</w:t>
      </w:r>
      <w:r>
        <w:tab/>
      </w:r>
      <w:r>
        <w:fldChar w:fldCharType="begin"/>
      </w:r>
      <w:r>
        <w:instrText xml:space="preserve"> PAGEREF _Toc35496777 \h </w:instrText>
      </w:r>
      <w:r>
        <w:fldChar w:fldCharType="separate"/>
      </w:r>
      <w:r>
        <w:t>12</w:t>
      </w:r>
      <w:r>
        <w:fldChar w:fldCharType="end"/>
      </w:r>
    </w:p>
    <w:p w14:paraId="6BFD846A" w14:textId="77777777" w:rsidR="00B90E9D" w:rsidRDefault="00B90E9D">
      <w:pPr>
        <w:pStyle w:val="TOC3"/>
        <w:rPr>
          <w:rFonts w:asciiTheme="minorHAnsi" w:eastAsiaTheme="minorEastAsia" w:hAnsiTheme="minorHAnsi" w:cstheme="minorBidi"/>
          <w:b w:val="0"/>
          <w:i w:val="0"/>
          <w:snapToGrid/>
          <w:color w:val="auto"/>
          <w:sz w:val="22"/>
          <w:szCs w:val="22"/>
        </w:rPr>
      </w:pPr>
      <w:r>
        <w:t>3.2.1 Overview</w:t>
      </w:r>
      <w:r>
        <w:tab/>
      </w:r>
      <w:r>
        <w:fldChar w:fldCharType="begin"/>
      </w:r>
      <w:r>
        <w:instrText xml:space="preserve"> PAGEREF _Toc35496778 \h </w:instrText>
      </w:r>
      <w:r>
        <w:fldChar w:fldCharType="separate"/>
      </w:r>
      <w:r>
        <w:t>12</w:t>
      </w:r>
      <w:r>
        <w:fldChar w:fldCharType="end"/>
      </w:r>
    </w:p>
    <w:p w14:paraId="77CDD79B"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highlight w:val="yellow"/>
          <w:u w:val="none"/>
        </w:rPr>
        <w:t>4.0</w:t>
      </w:r>
      <w:r>
        <w:rPr>
          <w:noProof/>
        </w:rPr>
        <w:t xml:space="preserve"> Startup/Shutdown </w:t>
      </w:r>
      <w:r w:rsidRPr="007F09F6">
        <w:rPr>
          <w:noProof/>
          <w:highlight w:val="yellow"/>
        </w:rPr>
        <w:t>&lt;Review and Update&gt;</w:t>
      </w:r>
      <w:r>
        <w:rPr>
          <w:noProof/>
        </w:rPr>
        <w:tab/>
      </w:r>
      <w:r>
        <w:rPr>
          <w:noProof/>
        </w:rPr>
        <w:fldChar w:fldCharType="begin"/>
      </w:r>
      <w:r>
        <w:rPr>
          <w:noProof/>
        </w:rPr>
        <w:instrText xml:space="preserve"> PAGEREF _Toc35496779 \h </w:instrText>
      </w:r>
      <w:r>
        <w:rPr>
          <w:noProof/>
        </w:rPr>
      </w:r>
      <w:r>
        <w:rPr>
          <w:noProof/>
        </w:rPr>
        <w:fldChar w:fldCharType="separate"/>
      </w:r>
      <w:r>
        <w:rPr>
          <w:noProof/>
        </w:rPr>
        <w:t>13</w:t>
      </w:r>
      <w:r>
        <w:rPr>
          <w:noProof/>
        </w:rPr>
        <w:fldChar w:fldCharType="end"/>
      </w:r>
    </w:p>
    <w:p w14:paraId="2ED55450" w14:textId="77777777" w:rsidR="00B90E9D" w:rsidRDefault="00B90E9D">
      <w:pPr>
        <w:pStyle w:val="TOC2"/>
        <w:rPr>
          <w:rFonts w:asciiTheme="minorHAnsi" w:eastAsiaTheme="minorEastAsia" w:hAnsiTheme="minorHAnsi" w:cstheme="minorBidi"/>
          <w:b w:val="0"/>
          <w:smallCaps w:val="0"/>
          <w:snapToGrid/>
          <w:sz w:val="22"/>
          <w:szCs w:val="22"/>
          <w:u w:val="none"/>
        </w:rPr>
      </w:pPr>
      <w:r>
        <w:t>4.1 Overview</w:t>
      </w:r>
      <w:r>
        <w:tab/>
      </w:r>
      <w:r>
        <w:fldChar w:fldCharType="begin"/>
      </w:r>
      <w:r>
        <w:instrText xml:space="preserve"> PAGEREF _Toc35496780 \h </w:instrText>
      </w:r>
      <w:r>
        <w:fldChar w:fldCharType="separate"/>
      </w:r>
      <w:r>
        <w:t>13</w:t>
      </w:r>
      <w:r>
        <w:fldChar w:fldCharType="end"/>
      </w:r>
    </w:p>
    <w:p w14:paraId="49105668" w14:textId="77777777" w:rsidR="00B90E9D" w:rsidRDefault="00B90E9D">
      <w:pPr>
        <w:pStyle w:val="TOC2"/>
        <w:rPr>
          <w:rFonts w:asciiTheme="minorHAnsi" w:eastAsiaTheme="minorEastAsia" w:hAnsiTheme="minorHAnsi" w:cstheme="minorBidi"/>
          <w:b w:val="0"/>
          <w:smallCaps w:val="0"/>
          <w:snapToGrid/>
          <w:sz w:val="22"/>
          <w:szCs w:val="22"/>
          <w:u w:val="none"/>
        </w:rPr>
      </w:pPr>
      <w:r>
        <w:t>4.2 Webserver Startup / Shutdown Procedures</w:t>
      </w:r>
      <w:r>
        <w:tab/>
      </w:r>
      <w:r>
        <w:fldChar w:fldCharType="begin"/>
      </w:r>
      <w:r>
        <w:instrText xml:space="preserve"> PAGEREF _Toc35496781 \h </w:instrText>
      </w:r>
      <w:r>
        <w:fldChar w:fldCharType="separate"/>
      </w:r>
      <w:r>
        <w:t>13</w:t>
      </w:r>
      <w:r>
        <w:fldChar w:fldCharType="end"/>
      </w:r>
    </w:p>
    <w:p w14:paraId="12CFA95A" w14:textId="77777777" w:rsidR="00B90E9D" w:rsidRDefault="00B90E9D">
      <w:pPr>
        <w:pStyle w:val="TOC2"/>
        <w:rPr>
          <w:rFonts w:asciiTheme="minorHAnsi" w:eastAsiaTheme="minorEastAsia" w:hAnsiTheme="minorHAnsi" w:cstheme="minorBidi"/>
          <w:b w:val="0"/>
          <w:smallCaps w:val="0"/>
          <w:snapToGrid/>
          <w:sz w:val="22"/>
          <w:szCs w:val="22"/>
          <w:u w:val="none"/>
        </w:rPr>
      </w:pPr>
      <w:r>
        <w:t>4.3 Application clusters Startup / Shutdown Procedures</w:t>
      </w:r>
      <w:r>
        <w:tab/>
      </w:r>
      <w:r>
        <w:fldChar w:fldCharType="begin"/>
      </w:r>
      <w:r>
        <w:instrText xml:space="preserve"> PAGEREF _Toc35496782 \h </w:instrText>
      </w:r>
      <w:r>
        <w:fldChar w:fldCharType="separate"/>
      </w:r>
      <w:r>
        <w:t>13</w:t>
      </w:r>
      <w:r>
        <w:fldChar w:fldCharType="end"/>
      </w:r>
    </w:p>
    <w:p w14:paraId="43A0A5CE" w14:textId="77777777" w:rsidR="00B90E9D" w:rsidRDefault="00B90E9D">
      <w:pPr>
        <w:pStyle w:val="TOC2"/>
        <w:rPr>
          <w:rFonts w:asciiTheme="minorHAnsi" w:eastAsiaTheme="minorEastAsia" w:hAnsiTheme="minorHAnsi" w:cstheme="minorBidi"/>
          <w:b w:val="0"/>
          <w:smallCaps w:val="0"/>
          <w:snapToGrid/>
          <w:sz w:val="22"/>
          <w:szCs w:val="22"/>
          <w:u w:val="none"/>
        </w:rPr>
      </w:pPr>
      <w:r>
        <w:t>4.4 Database Server Startup / Shutdown Procedures</w:t>
      </w:r>
      <w:r>
        <w:tab/>
      </w:r>
      <w:r>
        <w:fldChar w:fldCharType="begin"/>
      </w:r>
      <w:r>
        <w:instrText xml:space="preserve"> PAGEREF _Toc35496783 \h </w:instrText>
      </w:r>
      <w:r>
        <w:fldChar w:fldCharType="separate"/>
      </w:r>
      <w:r>
        <w:t>13</w:t>
      </w:r>
      <w:r>
        <w:fldChar w:fldCharType="end"/>
      </w:r>
    </w:p>
    <w:p w14:paraId="0505ADF3" w14:textId="77777777" w:rsidR="00B90E9D" w:rsidRDefault="00B90E9D">
      <w:pPr>
        <w:pStyle w:val="TOC2"/>
        <w:rPr>
          <w:rFonts w:asciiTheme="minorHAnsi" w:eastAsiaTheme="minorEastAsia" w:hAnsiTheme="minorHAnsi" w:cstheme="minorBidi"/>
          <w:b w:val="0"/>
          <w:smallCaps w:val="0"/>
          <w:snapToGrid/>
          <w:sz w:val="22"/>
          <w:szCs w:val="22"/>
          <w:u w:val="none"/>
        </w:rPr>
      </w:pPr>
      <w:r>
        <w:t>4.5 Mainframe Startup / Shutdown Procedures</w:t>
      </w:r>
      <w:r>
        <w:tab/>
      </w:r>
      <w:r>
        <w:fldChar w:fldCharType="begin"/>
      </w:r>
      <w:r>
        <w:instrText xml:space="preserve"> PAGEREF _Toc35496784 \h </w:instrText>
      </w:r>
      <w:r>
        <w:fldChar w:fldCharType="separate"/>
      </w:r>
      <w:r>
        <w:t>13</w:t>
      </w:r>
      <w:r>
        <w:fldChar w:fldCharType="end"/>
      </w:r>
    </w:p>
    <w:p w14:paraId="45EEFC26" w14:textId="77777777" w:rsidR="00B90E9D" w:rsidRDefault="00B90E9D">
      <w:pPr>
        <w:pStyle w:val="TOC2"/>
        <w:rPr>
          <w:rFonts w:asciiTheme="minorHAnsi" w:eastAsiaTheme="minorEastAsia" w:hAnsiTheme="minorHAnsi" w:cstheme="minorBidi"/>
          <w:b w:val="0"/>
          <w:smallCaps w:val="0"/>
          <w:snapToGrid/>
          <w:sz w:val="22"/>
          <w:szCs w:val="22"/>
          <w:u w:val="none"/>
        </w:rPr>
      </w:pPr>
      <w:r>
        <w:t>4.6 Application Startup / Shutdown Procedures</w:t>
      </w:r>
      <w:r>
        <w:tab/>
      </w:r>
      <w:r>
        <w:fldChar w:fldCharType="begin"/>
      </w:r>
      <w:r>
        <w:instrText xml:space="preserve"> PAGEREF _Toc35496785 \h </w:instrText>
      </w:r>
      <w:r>
        <w:fldChar w:fldCharType="separate"/>
      </w:r>
      <w:r>
        <w:t>13</w:t>
      </w:r>
      <w:r>
        <w:fldChar w:fldCharType="end"/>
      </w:r>
    </w:p>
    <w:p w14:paraId="7C4C1278"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5.0</w:t>
      </w:r>
      <w:r>
        <w:rPr>
          <w:noProof/>
        </w:rPr>
        <w:t xml:space="preserve"> Backups</w:t>
      </w:r>
      <w:r>
        <w:rPr>
          <w:noProof/>
        </w:rPr>
        <w:tab/>
      </w:r>
      <w:r>
        <w:rPr>
          <w:noProof/>
        </w:rPr>
        <w:fldChar w:fldCharType="begin"/>
      </w:r>
      <w:r>
        <w:rPr>
          <w:noProof/>
        </w:rPr>
        <w:instrText xml:space="preserve"> PAGEREF _Toc35496786 \h </w:instrText>
      </w:r>
      <w:r>
        <w:rPr>
          <w:noProof/>
        </w:rPr>
      </w:r>
      <w:r>
        <w:rPr>
          <w:noProof/>
        </w:rPr>
        <w:fldChar w:fldCharType="separate"/>
      </w:r>
      <w:r>
        <w:rPr>
          <w:noProof/>
        </w:rPr>
        <w:t>13</w:t>
      </w:r>
      <w:r>
        <w:rPr>
          <w:noProof/>
        </w:rPr>
        <w:fldChar w:fldCharType="end"/>
      </w:r>
    </w:p>
    <w:p w14:paraId="0D6D8F8A" w14:textId="77777777" w:rsidR="00B90E9D" w:rsidRDefault="00B90E9D">
      <w:pPr>
        <w:pStyle w:val="TOC2"/>
        <w:rPr>
          <w:rFonts w:asciiTheme="minorHAnsi" w:eastAsiaTheme="minorEastAsia" w:hAnsiTheme="minorHAnsi" w:cstheme="minorBidi"/>
          <w:b w:val="0"/>
          <w:smallCaps w:val="0"/>
          <w:snapToGrid/>
          <w:sz w:val="22"/>
          <w:szCs w:val="22"/>
          <w:u w:val="none"/>
        </w:rPr>
      </w:pPr>
      <w:r>
        <w:t>5.1 Overview</w:t>
      </w:r>
      <w:r>
        <w:tab/>
      </w:r>
      <w:r>
        <w:fldChar w:fldCharType="begin"/>
      </w:r>
      <w:r>
        <w:instrText xml:space="preserve"> PAGEREF _Toc35496787 \h </w:instrText>
      </w:r>
      <w:r>
        <w:fldChar w:fldCharType="separate"/>
      </w:r>
      <w:r>
        <w:t>13</w:t>
      </w:r>
      <w:r>
        <w:fldChar w:fldCharType="end"/>
      </w:r>
    </w:p>
    <w:p w14:paraId="3F28640B" w14:textId="77777777" w:rsidR="00B90E9D" w:rsidRDefault="00B90E9D">
      <w:pPr>
        <w:pStyle w:val="TOC2"/>
        <w:rPr>
          <w:rFonts w:asciiTheme="minorHAnsi" w:eastAsiaTheme="minorEastAsia" w:hAnsiTheme="minorHAnsi" w:cstheme="minorBidi"/>
          <w:b w:val="0"/>
          <w:smallCaps w:val="0"/>
          <w:snapToGrid/>
          <w:sz w:val="22"/>
          <w:szCs w:val="22"/>
          <w:u w:val="none"/>
        </w:rPr>
      </w:pPr>
      <w:r>
        <w:t>5.2 Web Server Backup</w:t>
      </w:r>
      <w:r>
        <w:tab/>
      </w:r>
      <w:r>
        <w:fldChar w:fldCharType="begin"/>
      </w:r>
      <w:r>
        <w:instrText xml:space="preserve"> PAGEREF _Toc35496788 \h </w:instrText>
      </w:r>
      <w:r>
        <w:fldChar w:fldCharType="separate"/>
      </w:r>
      <w:r>
        <w:t>13</w:t>
      </w:r>
      <w:r>
        <w:fldChar w:fldCharType="end"/>
      </w:r>
    </w:p>
    <w:p w14:paraId="0B92DBB5" w14:textId="77777777" w:rsidR="00B90E9D" w:rsidRDefault="00B90E9D">
      <w:pPr>
        <w:pStyle w:val="TOC2"/>
        <w:rPr>
          <w:rFonts w:asciiTheme="minorHAnsi" w:eastAsiaTheme="minorEastAsia" w:hAnsiTheme="minorHAnsi" w:cstheme="minorBidi"/>
          <w:b w:val="0"/>
          <w:smallCaps w:val="0"/>
          <w:snapToGrid/>
          <w:sz w:val="22"/>
          <w:szCs w:val="22"/>
          <w:u w:val="none"/>
        </w:rPr>
      </w:pPr>
      <w:r>
        <w:t>5.3 Application Backup</w:t>
      </w:r>
      <w:r>
        <w:tab/>
      </w:r>
      <w:r>
        <w:fldChar w:fldCharType="begin"/>
      </w:r>
      <w:r>
        <w:instrText xml:space="preserve"> PAGEREF _Toc35496789 \h </w:instrText>
      </w:r>
      <w:r>
        <w:fldChar w:fldCharType="separate"/>
      </w:r>
      <w:r>
        <w:t>13</w:t>
      </w:r>
      <w:r>
        <w:fldChar w:fldCharType="end"/>
      </w:r>
    </w:p>
    <w:p w14:paraId="1C035CD6" w14:textId="77777777" w:rsidR="00B90E9D" w:rsidRDefault="00B90E9D">
      <w:pPr>
        <w:pStyle w:val="TOC2"/>
        <w:rPr>
          <w:rFonts w:asciiTheme="minorHAnsi" w:eastAsiaTheme="minorEastAsia" w:hAnsiTheme="minorHAnsi" w:cstheme="minorBidi"/>
          <w:b w:val="0"/>
          <w:smallCaps w:val="0"/>
          <w:snapToGrid/>
          <w:sz w:val="22"/>
          <w:szCs w:val="22"/>
          <w:u w:val="none"/>
        </w:rPr>
      </w:pPr>
      <w:r>
        <w:t>5.4 Database Backup</w:t>
      </w:r>
      <w:r>
        <w:tab/>
      </w:r>
      <w:r>
        <w:fldChar w:fldCharType="begin"/>
      </w:r>
      <w:r>
        <w:instrText xml:space="preserve"> PAGEREF _Toc35496790 \h </w:instrText>
      </w:r>
      <w:r>
        <w:fldChar w:fldCharType="separate"/>
      </w:r>
      <w:r>
        <w:t>14</w:t>
      </w:r>
      <w:r>
        <w:fldChar w:fldCharType="end"/>
      </w:r>
    </w:p>
    <w:p w14:paraId="480D4C6B" w14:textId="77777777" w:rsidR="00B90E9D" w:rsidRDefault="00B90E9D">
      <w:pPr>
        <w:pStyle w:val="TOC2"/>
        <w:rPr>
          <w:rFonts w:asciiTheme="minorHAnsi" w:eastAsiaTheme="minorEastAsia" w:hAnsiTheme="minorHAnsi" w:cstheme="minorBidi"/>
          <w:b w:val="0"/>
          <w:smallCaps w:val="0"/>
          <w:snapToGrid/>
          <w:sz w:val="22"/>
          <w:szCs w:val="22"/>
          <w:u w:val="none"/>
        </w:rPr>
      </w:pPr>
      <w:r>
        <w:t>5.5 Mainframe System Backup</w:t>
      </w:r>
      <w:r>
        <w:tab/>
      </w:r>
      <w:r>
        <w:fldChar w:fldCharType="begin"/>
      </w:r>
      <w:r>
        <w:instrText xml:space="preserve"> PAGEREF _Toc35496791 \h </w:instrText>
      </w:r>
      <w:r>
        <w:fldChar w:fldCharType="separate"/>
      </w:r>
      <w:r>
        <w:t>14</w:t>
      </w:r>
      <w:r>
        <w:fldChar w:fldCharType="end"/>
      </w:r>
    </w:p>
    <w:p w14:paraId="41397412"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6.0</w:t>
      </w:r>
      <w:r>
        <w:rPr>
          <w:noProof/>
        </w:rPr>
        <w:t xml:space="preserve"> Restoring</w:t>
      </w:r>
      <w:r>
        <w:rPr>
          <w:noProof/>
        </w:rPr>
        <w:tab/>
      </w:r>
      <w:r>
        <w:rPr>
          <w:noProof/>
        </w:rPr>
        <w:fldChar w:fldCharType="begin"/>
      </w:r>
      <w:r>
        <w:rPr>
          <w:noProof/>
        </w:rPr>
        <w:instrText xml:space="preserve"> PAGEREF _Toc35496792 \h </w:instrText>
      </w:r>
      <w:r>
        <w:rPr>
          <w:noProof/>
        </w:rPr>
      </w:r>
      <w:r>
        <w:rPr>
          <w:noProof/>
        </w:rPr>
        <w:fldChar w:fldCharType="separate"/>
      </w:r>
      <w:r>
        <w:rPr>
          <w:noProof/>
        </w:rPr>
        <w:t>14</w:t>
      </w:r>
      <w:r>
        <w:rPr>
          <w:noProof/>
        </w:rPr>
        <w:fldChar w:fldCharType="end"/>
      </w:r>
    </w:p>
    <w:p w14:paraId="5426B027" w14:textId="77777777" w:rsidR="00B90E9D" w:rsidRDefault="00B90E9D">
      <w:pPr>
        <w:pStyle w:val="TOC2"/>
        <w:rPr>
          <w:rFonts w:asciiTheme="minorHAnsi" w:eastAsiaTheme="minorEastAsia" w:hAnsiTheme="minorHAnsi" w:cstheme="minorBidi"/>
          <w:b w:val="0"/>
          <w:smallCaps w:val="0"/>
          <w:snapToGrid/>
          <w:sz w:val="22"/>
          <w:szCs w:val="22"/>
          <w:u w:val="none"/>
        </w:rPr>
      </w:pPr>
      <w:r>
        <w:t>6.1 Overview</w:t>
      </w:r>
      <w:r>
        <w:tab/>
      </w:r>
      <w:r>
        <w:fldChar w:fldCharType="begin"/>
      </w:r>
      <w:r>
        <w:instrText xml:space="preserve"> PAGEREF _Toc35496793 \h </w:instrText>
      </w:r>
      <w:r>
        <w:fldChar w:fldCharType="separate"/>
      </w:r>
      <w:r>
        <w:t>14</w:t>
      </w:r>
      <w:r>
        <w:fldChar w:fldCharType="end"/>
      </w:r>
    </w:p>
    <w:p w14:paraId="6B40AB4C" w14:textId="77777777" w:rsidR="00B90E9D" w:rsidRDefault="00B90E9D">
      <w:pPr>
        <w:pStyle w:val="TOC2"/>
        <w:rPr>
          <w:rFonts w:asciiTheme="minorHAnsi" w:eastAsiaTheme="minorEastAsia" w:hAnsiTheme="minorHAnsi" w:cstheme="minorBidi"/>
          <w:b w:val="0"/>
          <w:smallCaps w:val="0"/>
          <w:snapToGrid/>
          <w:sz w:val="22"/>
          <w:szCs w:val="22"/>
          <w:u w:val="none"/>
        </w:rPr>
      </w:pPr>
      <w:r>
        <w:t>6.2 Webserver Restore</w:t>
      </w:r>
      <w:r>
        <w:tab/>
      </w:r>
      <w:r>
        <w:fldChar w:fldCharType="begin"/>
      </w:r>
      <w:r>
        <w:instrText xml:space="preserve"> PAGEREF _Toc35496794 \h </w:instrText>
      </w:r>
      <w:r>
        <w:fldChar w:fldCharType="separate"/>
      </w:r>
      <w:r>
        <w:t>14</w:t>
      </w:r>
      <w:r>
        <w:fldChar w:fldCharType="end"/>
      </w:r>
    </w:p>
    <w:p w14:paraId="2AF8685D" w14:textId="77777777" w:rsidR="00B90E9D" w:rsidRDefault="00B90E9D">
      <w:pPr>
        <w:pStyle w:val="TOC2"/>
        <w:rPr>
          <w:rFonts w:asciiTheme="minorHAnsi" w:eastAsiaTheme="minorEastAsia" w:hAnsiTheme="minorHAnsi" w:cstheme="minorBidi"/>
          <w:b w:val="0"/>
          <w:smallCaps w:val="0"/>
          <w:snapToGrid/>
          <w:sz w:val="22"/>
          <w:szCs w:val="22"/>
          <w:u w:val="none"/>
        </w:rPr>
      </w:pPr>
      <w:r>
        <w:t>6.3 Application Restore</w:t>
      </w:r>
      <w:r>
        <w:tab/>
      </w:r>
      <w:r>
        <w:fldChar w:fldCharType="begin"/>
      </w:r>
      <w:r>
        <w:instrText xml:space="preserve"> PAGEREF _Toc35496795 \h </w:instrText>
      </w:r>
      <w:r>
        <w:fldChar w:fldCharType="separate"/>
      </w:r>
      <w:r>
        <w:t>14</w:t>
      </w:r>
      <w:r>
        <w:fldChar w:fldCharType="end"/>
      </w:r>
    </w:p>
    <w:p w14:paraId="16C8850A" w14:textId="77777777" w:rsidR="00B90E9D" w:rsidRDefault="00B90E9D">
      <w:pPr>
        <w:pStyle w:val="TOC2"/>
        <w:rPr>
          <w:rFonts w:asciiTheme="minorHAnsi" w:eastAsiaTheme="minorEastAsia" w:hAnsiTheme="minorHAnsi" w:cstheme="minorBidi"/>
          <w:b w:val="0"/>
          <w:smallCaps w:val="0"/>
          <w:snapToGrid/>
          <w:sz w:val="22"/>
          <w:szCs w:val="22"/>
          <w:u w:val="none"/>
        </w:rPr>
      </w:pPr>
      <w:r>
        <w:t>6.4 Database Restore</w:t>
      </w:r>
      <w:r>
        <w:tab/>
      </w:r>
      <w:r>
        <w:fldChar w:fldCharType="begin"/>
      </w:r>
      <w:r>
        <w:instrText xml:space="preserve"> PAGEREF _Toc35496796 \h </w:instrText>
      </w:r>
      <w:r>
        <w:fldChar w:fldCharType="separate"/>
      </w:r>
      <w:r>
        <w:t>14</w:t>
      </w:r>
      <w:r>
        <w:fldChar w:fldCharType="end"/>
      </w:r>
    </w:p>
    <w:p w14:paraId="25A48E87" w14:textId="77777777" w:rsidR="00B90E9D" w:rsidRDefault="00B90E9D">
      <w:pPr>
        <w:pStyle w:val="TOC2"/>
        <w:rPr>
          <w:rFonts w:asciiTheme="minorHAnsi" w:eastAsiaTheme="minorEastAsia" w:hAnsiTheme="minorHAnsi" w:cstheme="minorBidi"/>
          <w:b w:val="0"/>
          <w:smallCaps w:val="0"/>
          <w:snapToGrid/>
          <w:sz w:val="22"/>
          <w:szCs w:val="22"/>
          <w:u w:val="none"/>
        </w:rPr>
      </w:pPr>
      <w:r>
        <w:t>6.5 Mainframe Restore</w:t>
      </w:r>
      <w:r>
        <w:tab/>
      </w:r>
      <w:r>
        <w:fldChar w:fldCharType="begin"/>
      </w:r>
      <w:r>
        <w:instrText xml:space="preserve"> PAGEREF _Toc35496797 \h </w:instrText>
      </w:r>
      <w:r>
        <w:fldChar w:fldCharType="separate"/>
      </w:r>
      <w:r>
        <w:t>14</w:t>
      </w:r>
      <w:r>
        <w:fldChar w:fldCharType="end"/>
      </w:r>
    </w:p>
    <w:p w14:paraId="34FC85DE"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7.0</w:t>
      </w:r>
      <w:r>
        <w:rPr>
          <w:noProof/>
        </w:rPr>
        <w:t xml:space="preserve"> Application RACI</w:t>
      </w:r>
      <w:r>
        <w:rPr>
          <w:noProof/>
        </w:rPr>
        <w:tab/>
      </w:r>
      <w:r>
        <w:rPr>
          <w:noProof/>
        </w:rPr>
        <w:fldChar w:fldCharType="begin"/>
      </w:r>
      <w:r>
        <w:rPr>
          <w:noProof/>
        </w:rPr>
        <w:instrText xml:space="preserve"> PAGEREF _Toc35496798 \h </w:instrText>
      </w:r>
      <w:r>
        <w:rPr>
          <w:noProof/>
        </w:rPr>
      </w:r>
      <w:r>
        <w:rPr>
          <w:noProof/>
        </w:rPr>
        <w:fldChar w:fldCharType="separate"/>
      </w:r>
      <w:r>
        <w:rPr>
          <w:noProof/>
        </w:rPr>
        <w:t>15</w:t>
      </w:r>
      <w:r>
        <w:rPr>
          <w:noProof/>
        </w:rPr>
        <w:fldChar w:fldCharType="end"/>
      </w:r>
    </w:p>
    <w:p w14:paraId="56A871A9"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8.0</w:t>
      </w:r>
      <w:r>
        <w:rPr>
          <w:noProof/>
        </w:rPr>
        <w:t xml:space="preserve"> RACI for cloud</w:t>
      </w:r>
      <w:r>
        <w:rPr>
          <w:noProof/>
        </w:rPr>
        <w:tab/>
      </w:r>
      <w:r>
        <w:rPr>
          <w:noProof/>
        </w:rPr>
        <w:fldChar w:fldCharType="begin"/>
      </w:r>
      <w:r>
        <w:rPr>
          <w:noProof/>
        </w:rPr>
        <w:instrText xml:space="preserve"> PAGEREF _Toc35496799 \h </w:instrText>
      </w:r>
      <w:r>
        <w:rPr>
          <w:noProof/>
        </w:rPr>
      </w:r>
      <w:r>
        <w:rPr>
          <w:noProof/>
        </w:rPr>
        <w:fldChar w:fldCharType="separate"/>
      </w:r>
      <w:r>
        <w:rPr>
          <w:noProof/>
        </w:rPr>
        <w:t>15</w:t>
      </w:r>
      <w:r>
        <w:rPr>
          <w:noProof/>
        </w:rPr>
        <w:fldChar w:fldCharType="end"/>
      </w:r>
    </w:p>
    <w:p w14:paraId="171D3C56"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9.0</w:t>
      </w:r>
      <w:r>
        <w:rPr>
          <w:noProof/>
        </w:rPr>
        <w:t xml:space="preserve"> Azure DevOps</w:t>
      </w:r>
      <w:r>
        <w:rPr>
          <w:noProof/>
        </w:rPr>
        <w:tab/>
      </w:r>
      <w:r>
        <w:rPr>
          <w:noProof/>
        </w:rPr>
        <w:fldChar w:fldCharType="begin"/>
      </w:r>
      <w:r>
        <w:rPr>
          <w:noProof/>
        </w:rPr>
        <w:instrText xml:space="preserve"> PAGEREF _Toc35496800 \h </w:instrText>
      </w:r>
      <w:r>
        <w:rPr>
          <w:noProof/>
        </w:rPr>
      </w:r>
      <w:r>
        <w:rPr>
          <w:noProof/>
        </w:rPr>
        <w:fldChar w:fldCharType="separate"/>
      </w:r>
      <w:r>
        <w:rPr>
          <w:noProof/>
        </w:rPr>
        <w:t>16</w:t>
      </w:r>
      <w:r>
        <w:rPr>
          <w:noProof/>
        </w:rPr>
        <w:fldChar w:fldCharType="end"/>
      </w:r>
    </w:p>
    <w:p w14:paraId="57A05DD9"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10.0</w:t>
      </w:r>
      <w:r>
        <w:rPr>
          <w:noProof/>
        </w:rPr>
        <w:t xml:space="preserve"> Job Scheduling/Monitoring</w:t>
      </w:r>
      <w:r>
        <w:rPr>
          <w:noProof/>
        </w:rPr>
        <w:tab/>
      </w:r>
      <w:r>
        <w:rPr>
          <w:noProof/>
        </w:rPr>
        <w:fldChar w:fldCharType="begin"/>
      </w:r>
      <w:r>
        <w:rPr>
          <w:noProof/>
        </w:rPr>
        <w:instrText xml:space="preserve"> PAGEREF _Toc35496801 \h </w:instrText>
      </w:r>
      <w:r>
        <w:rPr>
          <w:noProof/>
        </w:rPr>
      </w:r>
      <w:r>
        <w:rPr>
          <w:noProof/>
        </w:rPr>
        <w:fldChar w:fldCharType="separate"/>
      </w:r>
      <w:r>
        <w:rPr>
          <w:noProof/>
        </w:rPr>
        <w:t>16</w:t>
      </w:r>
      <w:r>
        <w:rPr>
          <w:noProof/>
        </w:rPr>
        <w:fldChar w:fldCharType="end"/>
      </w:r>
    </w:p>
    <w:p w14:paraId="3E3D26EC" w14:textId="77777777" w:rsidR="00B90E9D" w:rsidRDefault="00B90E9D">
      <w:pPr>
        <w:pStyle w:val="TOC2"/>
        <w:rPr>
          <w:rFonts w:asciiTheme="minorHAnsi" w:eastAsiaTheme="minorEastAsia" w:hAnsiTheme="minorHAnsi" w:cstheme="minorBidi"/>
          <w:b w:val="0"/>
          <w:smallCaps w:val="0"/>
          <w:snapToGrid/>
          <w:sz w:val="22"/>
          <w:szCs w:val="22"/>
          <w:u w:val="none"/>
        </w:rPr>
      </w:pPr>
      <w:r>
        <w:t>10.1 Overview</w:t>
      </w:r>
      <w:r>
        <w:tab/>
      </w:r>
      <w:r>
        <w:fldChar w:fldCharType="begin"/>
      </w:r>
      <w:r>
        <w:instrText xml:space="preserve"> PAGEREF _Toc35496802 \h </w:instrText>
      </w:r>
      <w:r>
        <w:fldChar w:fldCharType="separate"/>
      </w:r>
      <w:r>
        <w:t>16</w:t>
      </w:r>
      <w:r>
        <w:fldChar w:fldCharType="end"/>
      </w:r>
    </w:p>
    <w:p w14:paraId="4B0B0473"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11.0</w:t>
      </w:r>
      <w:r>
        <w:rPr>
          <w:noProof/>
        </w:rPr>
        <w:t xml:space="preserve"> Disaster Recovery</w:t>
      </w:r>
      <w:r>
        <w:rPr>
          <w:noProof/>
        </w:rPr>
        <w:tab/>
      </w:r>
      <w:r>
        <w:rPr>
          <w:noProof/>
        </w:rPr>
        <w:fldChar w:fldCharType="begin"/>
      </w:r>
      <w:r>
        <w:rPr>
          <w:noProof/>
        </w:rPr>
        <w:instrText xml:space="preserve"> PAGEREF _Toc35496803 \h </w:instrText>
      </w:r>
      <w:r>
        <w:rPr>
          <w:noProof/>
        </w:rPr>
      </w:r>
      <w:r>
        <w:rPr>
          <w:noProof/>
        </w:rPr>
        <w:fldChar w:fldCharType="separate"/>
      </w:r>
      <w:r>
        <w:rPr>
          <w:noProof/>
        </w:rPr>
        <w:t>17</w:t>
      </w:r>
      <w:r>
        <w:rPr>
          <w:noProof/>
        </w:rPr>
        <w:fldChar w:fldCharType="end"/>
      </w:r>
    </w:p>
    <w:p w14:paraId="00B68C05"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12.0</w:t>
      </w:r>
      <w:r>
        <w:rPr>
          <w:noProof/>
        </w:rPr>
        <w:t xml:space="preserve"> Incident Management</w:t>
      </w:r>
      <w:r>
        <w:rPr>
          <w:noProof/>
        </w:rPr>
        <w:tab/>
      </w:r>
      <w:r>
        <w:rPr>
          <w:noProof/>
        </w:rPr>
        <w:fldChar w:fldCharType="begin"/>
      </w:r>
      <w:r>
        <w:rPr>
          <w:noProof/>
        </w:rPr>
        <w:instrText xml:space="preserve"> PAGEREF _Toc35496804 \h </w:instrText>
      </w:r>
      <w:r>
        <w:rPr>
          <w:noProof/>
        </w:rPr>
      </w:r>
      <w:r>
        <w:rPr>
          <w:noProof/>
        </w:rPr>
        <w:fldChar w:fldCharType="separate"/>
      </w:r>
      <w:r>
        <w:rPr>
          <w:noProof/>
        </w:rPr>
        <w:t>18</w:t>
      </w:r>
      <w:r>
        <w:rPr>
          <w:noProof/>
        </w:rPr>
        <w:fldChar w:fldCharType="end"/>
      </w:r>
    </w:p>
    <w:p w14:paraId="76263FEE"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13.0</w:t>
      </w:r>
      <w:r>
        <w:rPr>
          <w:noProof/>
        </w:rPr>
        <w:t xml:space="preserve"> Problem Management</w:t>
      </w:r>
      <w:r>
        <w:rPr>
          <w:noProof/>
        </w:rPr>
        <w:tab/>
      </w:r>
      <w:r>
        <w:rPr>
          <w:noProof/>
        </w:rPr>
        <w:fldChar w:fldCharType="begin"/>
      </w:r>
      <w:r>
        <w:rPr>
          <w:noProof/>
        </w:rPr>
        <w:instrText xml:space="preserve"> PAGEREF _Toc35496805 \h </w:instrText>
      </w:r>
      <w:r>
        <w:rPr>
          <w:noProof/>
        </w:rPr>
      </w:r>
      <w:r>
        <w:rPr>
          <w:noProof/>
        </w:rPr>
        <w:fldChar w:fldCharType="separate"/>
      </w:r>
      <w:r>
        <w:rPr>
          <w:noProof/>
        </w:rPr>
        <w:t>19</w:t>
      </w:r>
      <w:r>
        <w:rPr>
          <w:noProof/>
        </w:rPr>
        <w:fldChar w:fldCharType="end"/>
      </w:r>
    </w:p>
    <w:p w14:paraId="346F7C6F"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14.0</w:t>
      </w:r>
      <w:r>
        <w:rPr>
          <w:noProof/>
        </w:rPr>
        <w:t xml:space="preserve"> Service Management</w:t>
      </w:r>
      <w:r>
        <w:rPr>
          <w:noProof/>
        </w:rPr>
        <w:tab/>
      </w:r>
      <w:r>
        <w:rPr>
          <w:noProof/>
        </w:rPr>
        <w:fldChar w:fldCharType="begin"/>
      </w:r>
      <w:r>
        <w:rPr>
          <w:noProof/>
        </w:rPr>
        <w:instrText xml:space="preserve"> PAGEREF _Toc35496806 \h </w:instrText>
      </w:r>
      <w:r>
        <w:rPr>
          <w:noProof/>
        </w:rPr>
      </w:r>
      <w:r>
        <w:rPr>
          <w:noProof/>
        </w:rPr>
        <w:fldChar w:fldCharType="separate"/>
      </w:r>
      <w:r>
        <w:rPr>
          <w:noProof/>
        </w:rPr>
        <w:t>19</w:t>
      </w:r>
      <w:r>
        <w:rPr>
          <w:noProof/>
        </w:rPr>
        <w:fldChar w:fldCharType="end"/>
      </w:r>
    </w:p>
    <w:p w14:paraId="34056DCA"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15.0</w:t>
      </w:r>
      <w:r>
        <w:rPr>
          <w:noProof/>
        </w:rPr>
        <w:t xml:space="preserve"> Contact Lists</w:t>
      </w:r>
      <w:r>
        <w:rPr>
          <w:noProof/>
        </w:rPr>
        <w:tab/>
      </w:r>
      <w:r>
        <w:rPr>
          <w:noProof/>
        </w:rPr>
        <w:fldChar w:fldCharType="begin"/>
      </w:r>
      <w:r>
        <w:rPr>
          <w:noProof/>
        </w:rPr>
        <w:instrText xml:space="preserve"> PAGEREF _Toc35496807 \h </w:instrText>
      </w:r>
      <w:r>
        <w:rPr>
          <w:noProof/>
        </w:rPr>
      </w:r>
      <w:r>
        <w:rPr>
          <w:noProof/>
        </w:rPr>
        <w:fldChar w:fldCharType="separate"/>
      </w:r>
      <w:r>
        <w:rPr>
          <w:noProof/>
        </w:rPr>
        <w:t>20</w:t>
      </w:r>
      <w:r>
        <w:rPr>
          <w:noProof/>
        </w:rPr>
        <w:fldChar w:fldCharType="end"/>
      </w:r>
    </w:p>
    <w:p w14:paraId="4F51B274"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16.0</w:t>
      </w:r>
      <w:r>
        <w:rPr>
          <w:noProof/>
        </w:rPr>
        <w:t xml:space="preserve"> ANY SPECIAL INSTRUCTIONS FOR THIS APPLICATION</w:t>
      </w:r>
      <w:r>
        <w:rPr>
          <w:noProof/>
        </w:rPr>
        <w:tab/>
      </w:r>
      <w:r>
        <w:rPr>
          <w:noProof/>
        </w:rPr>
        <w:fldChar w:fldCharType="begin"/>
      </w:r>
      <w:r>
        <w:rPr>
          <w:noProof/>
        </w:rPr>
        <w:instrText xml:space="preserve"> PAGEREF _Toc35496808 \h </w:instrText>
      </w:r>
      <w:r>
        <w:rPr>
          <w:noProof/>
        </w:rPr>
      </w:r>
      <w:r>
        <w:rPr>
          <w:noProof/>
        </w:rPr>
        <w:fldChar w:fldCharType="separate"/>
      </w:r>
      <w:r>
        <w:rPr>
          <w:noProof/>
        </w:rPr>
        <w:t>20</w:t>
      </w:r>
      <w:r>
        <w:rPr>
          <w:noProof/>
        </w:rPr>
        <w:fldChar w:fldCharType="end"/>
      </w:r>
    </w:p>
    <w:p w14:paraId="0C37DE57"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17.0</w:t>
      </w:r>
      <w:r>
        <w:rPr>
          <w:noProof/>
        </w:rPr>
        <w:t xml:space="preserve"> TROUBLE SHOOTING</w:t>
      </w:r>
      <w:r>
        <w:rPr>
          <w:noProof/>
        </w:rPr>
        <w:tab/>
      </w:r>
      <w:r>
        <w:rPr>
          <w:noProof/>
        </w:rPr>
        <w:fldChar w:fldCharType="begin"/>
      </w:r>
      <w:r>
        <w:rPr>
          <w:noProof/>
        </w:rPr>
        <w:instrText xml:space="preserve"> PAGEREF _Toc35496809 \h </w:instrText>
      </w:r>
      <w:r>
        <w:rPr>
          <w:noProof/>
        </w:rPr>
      </w:r>
      <w:r>
        <w:rPr>
          <w:noProof/>
        </w:rPr>
        <w:fldChar w:fldCharType="separate"/>
      </w:r>
      <w:r>
        <w:rPr>
          <w:noProof/>
        </w:rPr>
        <w:t>20</w:t>
      </w:r>
      <w:r>
        <w:rPr>
          <w:noProof/>
        </w:rPr>
        <w:fldChar w:fldCharType="end"/>
      </w:r>
    </w:p>
    <w:p w14:paraId="56596D0C"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18.0</w:t>
      </w:r>
      <w:r>
        <w:rPr>
          <w:noProof/>
        </w:rPr>
        <w:t xml:space="preserve"> HELPDESK INFORMATION (CS PROJECT OFFICE)</w:t>
      </w:r>
      <w:r>
        <w:rPr>
          <w:noProof/>
        </w:rPr>
        <w:tab/>
      </w:r>
      <w:r>
        <w:rPr>
          <w:noProof/>
        </w:rPr>
        <w:fldChar w:fldCharType="begin"/>
      </w:r>
      <w:r>
        <w:rPr>
          <w:noProof/>
        </w:rPr>
        <w:instrText xml:space="preserve"> PAGEREF _Toc35496810 \h </w:instrText>
      </w:r>
      <w:r>
        <w:rPr>
          <w:noProof/>
        </w:rPr>
      </w:r>
      <w:r>
        <w:rPr>
          <w:noProof/>
        </w:rPr>
        <w:fldChar w:fldCharType="separate"/>
      </w:r>
      <w:r>
        <w:rPr>
          <w:noProof/>
        </w:rPr>
        <w:t>20</w:t>
      </w:r>
      <w:r>
        <w:rPr>
          <w:noProof/>
        </w:rPr>
        <w:fldChar w:fldCharType="end"/>
      </w:r>
    </w:p>
    <w:p w14:paraId="3FB93D1A"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19.0</w:t>
      </w:r>
      <w:r>
        <w:rPr>
          <w:noProof/>
        </w:rPr>
        <w:t xml:space="preserve"> SECURITY</w:t>
      </w:r>
      <w:r>
        <w:rPr>
          <w:noProof/>
        </w:rPr>
        <w:tab/>
      </w:r>
      <w:r>
        <w:rPr>
          <w:noProof/>
        </w:rPr>
        <w:fldChar w:fldCharType="begin"/>
      </w:r>
      <w:r>
        <w:rPr>
          <w:noProof/>
        </w:rPr>
        <w:instrText xml:space="preserve"> PAGEREF _Toc35496811 \h </w:instrText>
      </w:r>
      <w:r>
        <w:rPr>
          <w:noProof/>
        </w:rPr>
      </w:r>
      <w:r>
        <w:rPr>
          <w:noProof/>
        </w:rPr>
        <w:fldChar w:fldCharType="separate"/>
      </w:r>
      <w:r>
        <w:rPr>
          <w:noProof/>
        </w:rPr>
        <w:t>22</w:t>
      </w:r>
      <w:r>
        <w:rPr>
          <w:noProof/>
        </w:rPr>
        <w:fldChar w:fldCharType="end"/>
      </w:r>
    </w:p>
    <w:p w14:paraId="4069DCD2" w14:textId="77777777" w:rsidR="00B90E9D" w:rsidRDefault="00B90E9D">
      <w:pPr>
        <w:pStyle w:val="TOC2"/>
        <w:rPr>
          <w:rFonts w:asciiTheme="minorHAnsi" w:eastAsiaTheme="minorEastAsia" w:hAnsiTheme="minorHAnsi" w:cstheme="minorBidi"/>
          <w:b w:val="0"/>
          <w:smallCaps w:val="0"/>
          <w:snapToGrid/>
          <w:sz w:val="22"/>
          <w:szCs w:val="22"/>
          <w:u w:val="none"/>
        </w:rPr>
      </w:pPr>
      <w:r>
        <w:t>19.1</w:t>
      </w:r>
      <w:r w:rsidRPr="007F09F6">
        <w:t xml:space="preserve"> NETWORK USER ACCOUNT CREATION</w:t>
      </w:r>
      <w:r>
        <w:tab/>
      </w:r>
      <w:r>
        <w:fldChar w:fldCharType="begin"/>
      </w:r>
      <w:r>
        <w:instrText xml:space="preserve"> PAGEREF _Toc35496812 \h </w:instrText>
      </w:r>
      <w:r>
        <w:fldChar w:fldCharType="separate"/>
      </w:r>
      <w:r>
        <w:t>22</w:t>
      </w:r>
      <w:r>
        <w:fldChar w:fldCharType="end"/>
      </w:r>
    </w:p>
    <w:p w14:paraId="38493DFB" w14:textId="77777777" w:rsidR="00B90E9D" w:rsidRDefault="00B90E9D">
      <w:pPr>
        <w:pStyle w:val="TOC2"/>
        <w:rPr>
          <w:rFonts w:asciiTheme="minorHAnsi" w:eastAsiaTheme="minorEastAsia" w:hAnsiTheme="minorHAnsi" w:cstheme="minorBidi"/>
          <w:b w:val="0"/>
          <w:smallCaps w:val="0"/>
          <w:snapToGrid/>
          <w:sz w:val="22"/>
          <w:szCs w:val="22"/>
          <w:u w:val="none"/>
        </w:rPr>
      </w:pPr>
      <w:r>
        <w:t>19.2</w:t>
      </w:r>
      <w:r w:rsidRPr="007F09F6">
        <w:t xml:space="preserve"> NETWORK USER PASSWORD MAINTENANCE/RESET</w:t>
      </w:r>
      <w:r>
        <w:tab/>
      </w:r>
      <w:r>
        <w:fldChar w:fldCharType="begin"/>
      </w:r>
      <w:r>
        <w:instrText xml:space="preserve"> PAGEREF _Toc35496813 \h </w:instrText>
      </w:r>
      <w:r>
        <w:fldChar w:fldCharType="separate"/>
      </w:r>
      <w:r>
        <w:t>22</w:t>
      </w:r>
      <w:r>
        <w:fldChar w:fldCharType="end"/>
      </w:r>
    </w:p>
    <w:p w14:paraId="6CDB89EB" w14:textId="77777777" w:rsidR="00B90E9D" w:rsidRDefault="00B90E9D">
      <w:pPr>
        <w:pStyle w:val="TOC1"/>
        <w:tabs>
          <w:tab w:val="right" w:leader="dot" w:pos="10790"/>
        </w:tabs>
        <w:rPr>
          <w:rFonts w:asciiTheme="minorHAnsi" w:eastAsiaTheme="minorEastAsia" w:hAnsiTheme="minorHAnsi" w:cstheme="minorBidi"/>
          <w:b w:val="0"/>
          <w:caps w:val="0"/>
          <w:noProof/>
          <w:snapToGrid/>
          <w:sz w:val="22"/>
          <w:szCs w:val="22"/>
          <w:u w:val="none"/>
        </w:rPr>
      </w:pPr>
      <w:r w:rsidRPr="007F09F6">
        <w:rPr>
          <w:noProof/>
          <w:u w:val="none"/>
        </w:rPr>
        <w:t>20.0</w:t>
      </w:r>
      <w:r>
        <w:rPr>
          <w:noProof/>
        </w:rPr>
        <w:t xml:space="preserve"> Appendix A- Glossary of Terms</w:t>
      </w:r>
      <w:r>
        <w:rPr>
          <w:noProof/>
        </w:rPr>
        <w:tab/>
      </w:r>
      <w:r>
        <w:rPr>
          <w:noProof/>
        </w:rPr>
        <w:fldChar w:fldCharType="begin"/>
      </w:r>
      <w:r>
        <w:rPr>
          <w:noProof/>
        </w:rPr>
        <w:instrText xml:space="preserve"> PAGEREF _Toc35496814 \h </w:instrText>
      </w:r>
      <w:r>
        <w:rPr>
          <w:noProof/>
        </w:rPr>
      </w:r>
      <w:r>
        <w:rPr>
          <w:noProof/>
        </w:rPr>
        <w:fldChar w:fldCharType="separate"/>
      </w:r>
      <w:r>
        <w:rPr>
          <w:noProof/>
        </w:rPr>
        <w:t>22</w:t>
      </w:r>
      <w:r>
        <w:rPr>
          <w:noProof/>
        </w:rPr>
        <w:fldChar w:fldCharType="end"/>
      </w:r>
    </w:p>
    <w:p w14:paraId="3D46DE01" w14:textId="77777777" w:rsidR="0068615E" w:rsidRDefault="0068615E" w:rsidP="0068615E">
      <w:pPr>
        <w:jc w:val="center"/>
        <w:rPr>
          <w:rFonts w:ascii="Arial" w:hAnsi="Arial"/>
          <w:b/>
          <w:sz w:val="27"/>
        </w:rPr>
      </w:pPr>
      <w:r>
        <w:rPr>
          <w:rFonts w:ascii="Arial" w:hAnsi="Arial"/>
          <w:b/>
          <w:sz w:val="24"/>
        </w:rPr>
        <w:fldChar w:fldCharType="end"/>
      </w:r>
      <w:r>
        <w:rPr>
          <w:rFonts w:ascii="Arial" w:hAnsi="Arial"/>
          <w:b/>
          <w:sz w:val="27"/>
        </w:rPr>
        <w:br w:type="page"/>
      </w:r>
    </w:p>
    <w:p w14:paraId="62BF99EA" w14:textId="77777777" w:rsidR="00C85DCA" w:rsidRDefault="00C85DCA" w:rsidP="0068615E">
      <w:pPr>
        <w:jc w:val="center"/>
        <w:rPr>
          <w:rFonts w:ascii="Arial" w:hAnsi="Arial"/>
          <w:b/>
          <w:color w:val="FF0000"/>
          <w:sz w:val="27"/>
        </w:rPr>
      </w:pPr>
    </w:p>
    <w:p w14:paraId="6B807FC5" w14:textId="77777777" w:rsidR="0068615E" w:rsidRDefault="0068615E" w:rsidP="0068615E">
      <w:pPr>
        <w:jc w:val="center"/>
        <w:rPr>
          <w:rFonts w:ascii="Arial" w:hAnsi="Arial"/>
          <w:b/>
          <w:color w:val="FF0000"/>
          <w:sz w:val="27"/>
        </w:rPr>
      </w:pPr>
      <w:r>
        <w:rPr>
          <w:rFonts w:ascii="Arial" w:hAnsi="Arial"/>
          <w:b/>
          <w:color w:val="FF0000"/>
          <w:sz w:val="27"/>
        </w:rPr>
        <w:t>Runbook Rules</w:t>
      </w:r>
    </w:p>
    <w:p w14:paraId="3BB299A2" w14:textId="77777777" w:rsidR="0068615E" w:rsidRDefault="0068615E" w:rsidP="005C7775">
      <w:pPr>
        <w:pStyle w:val="List"/>
        <w:numPr>
          <w:ilvl w:val="0"/>
          <w:numId w:val="5"/>
        </w:numPr>
        <w:spacing w:before="60"/>
        <w:rPr>
          <w:b/>
          <w:snapToGrid w:val="0"/>
        </w:rPr>
      </w:pPr>
      <w:r>
        <w:rPr>
          <w:b/>
          <w:snapToGrid w:val="0"/>
        </w:rPr>
        <w:t xml:space="preserve">You have to follow the format, do not change the section numbers (This will standardize all applications and make it searchable) </w:t>
      </w:r>
      <w:proofErr w:type="gramStart"/>
      <w:r>
        <w:rPr>
          <w:b/>
          <w:snapToGrid w:val="0"/>
        </w:rPr>
        <w:t>You</w:t>
      </w:r>
      <w:proofErr w:type="gramEnd"/>
      <w:r>
        <w:rPr>
          <w:b/>
          <w:snapToGrid w:val="0"/>
        </w:rPr>
        <w:t xml:space="preserve"> can create sub sections within the original sections if needed.</w:t>
      </w:r>
    </w:p>
    <w:p w14:paraId="4DBCB970" w14:textId="77777777" w:rsidR="0068615E" w:rsidRDefault="0068615E" w:rsidP="005C7775">
      <w:pPr>
        <w:pStyle w:val="List"/>
        <w:numPr>
          <w:ilvl w:val="0"/>
          <w:numId w:val="5"/>
        </w:numPr>
        <w:spacing w:before="60"/>
        <w:rPr>
          <w:b/>
          <w:snapToGrid w:val="0"/>
        </w:rPr>
      </w:pPr>
      <w:r>
        <w:rPr>
          <w:b/>
          <w:snapToGrid w:val="0"/>
        </w:rPr>
        <w:t xml:space="preserve">Runbook must be kept current. If the runbook is updated, then the updated runbook must be placed as an attachment in the </w:t>
      </w:r>
      <w:proofErr w:type="spellStart"/>
      <w:r>
        <w:rPr>
          <w:b/>
          <w:snapToGrid w:val="0"/>
        </w:rPr>
        <w:t>Metddb</w:t>
      </w:r>
      <w:proofErr w:type="spellEnd"/>
      <w:r>
        <w:rPr>
          <w:b/>
          <w:snapToGrid w:val="0"/>
        </w:rPr>
        <w:t>.</w:t>
      </w:r>
    </w:p>
    <w:p w14:paraId="5C22D281" w14:textId="77777777" w:rsidR="0068615E" w:rsidRDefault="0068615E" w:rsidP="005C7775">
      <w:pPr>
        <w:pStyle w:val="List"/>
        <w:numPr>
          <w:ilvl w:val="0"/>
          <w:numId w:val="5"/>
        </w:numPr>
        <w:spacing w:before="60"/>
        <w:rPr>
          <w:b/>
          <w:snapToGrid w:val="0"/>
        </w:rPr>
      </w:pPr>
      <w:r>
        <w:rPr>
          <w:b/>
          <w:snapToGrid w:val="0"/>
        </w:rPr>
        <w:t>Any changes to the architecture has to be coordinated with the Deployment Services individual assigned to your application.</w:t>
      </w:r>
    </w:p>
    <w:p w14:paraId="3EF29061" w14:textId="77777777" w:rsidR="0068615E" w:rsidRDefault="0068615E" w:rsidP="005C7775">
      <w:pPr>
        <w:pStyle w:val="List"/>
        <w:numPr>
          <w:ilvl w:val="0"/>
          <w:numId w:val="5"/>
        </w:numPr>
        <w:spacing w:before="60"/>
        <w:rPr>
          <w:b/>
          <w:snapToGrid w:val="0"/>
        </w:rPr>
      </w:pPr>
      <w:r>
        <w:rPr>
          <w:b/>
          <w:snapToGrid w:val="0"/>
        </w:rPr>
        <w:t xml:space="preserve">Once the runbook is completed, there will be minimal </w:t>
      </w:r>
      <w:proofErr w:type="spellStart"/>
      <w:r>
        <w:rPr>
          <w:b/>
          <w:snapToGrid w:val="0"/>
        </w:rPr>
        <w:t>Metddb</w:t>
      </w:r>
      <w:proofErr w:type="spellEnd"/>
      <w:r>
        <w:rPr>
          <w:b/>
          <w:snapToGrid w:val="0"/>
        </w:rPr>
        <w:t xml:space="preserve"> entries that will have to be filled in. </w:t>
      </w:r>
    </w:p>
    <w:p w14:paraId="7A99BA31" w14:textId="77777777" w:rsidR="0068615E" w:rsidRDefault="0068615E" w:rsidP="005C7775">
      <w:pPr>
        <w:pStyle w:val="List"/>
        <w:numPr>
          <w:ilvl w:val="0"/>
          <w:numId w:val="5"/>
        </w:numPr>
        <w:spacing w:before="60"/>
        <w:rPr>
          <w:b/>
          <w:snapToGrid w:val="0"/>
        </w:rPr>
      </w:pPr>
      <w:r>
        <w:rPr>
          <w:b/>
          <w:snapToGrid w:val="0"/>
        </w:rPr>
        <w:t xml:space="preserve">No custom monitoring will be implemented until the runbook is completed and the </w:t>
      </w:r>
      <w:proofErr w:type="spellStart"/>
      <w:r>
        <w:rPr>
          <w:b/>
          <w:snapToGrid w:val="0"/>
        </w:rPr>
        <w:t>Metddb</w:t>
      </w:r>
      <w:proofErr w:type="spellEnd"/>
      <w:r>
        <w:rPr>
          <w:b/>
          <w:snapToGrid w:val="0"/>
        </w:rPr>
        <w:t xml:space="preserve"> is filled out.</w:t>
      </w:r>
    </w:p>
    <w:p w14:paraId="7688EBA6" w14:textId="77777777" w:rsidR="0068615E" w:rsidRDefault="0068615E" w:rsidP="005C7775">
      <w:pPr>
        <w:pStyle w:val="List"/>
        <w:numPr>
          <w:ilvl w:val="0"/>
          <w:numId w:val="5"/>
        </w:numPr>
        <w:spacing w:before="60"/>
        <w:rPr>
          <w:b/>
          <w:snapToGrid w:val="0"/>
        </w:rPr>
      </w:pPr>
      <w:r>
        <w:rPr>
          <w:b/>
          <w:snapToGrid w:val="0"/>
        </w:rPr>
        <w:t>Lead-time, the runbook must be completed three weeks prior to when the application will go into production.  This will allow time for the implementation of Tivoli monitors.</w:t>
      </w:r>
    </w:p>
    <w:p w14:paraId="7DC53743" w14:textId="77777777" w:rsidR="0068615E" w:rsidRDefault="0068615E" w:rsidP="0068615E">
      <w:pPr>
        <w:jc w:val="center"/>
        <w:rPr>
          <w:rFonts w:ascii="Arial" w:hAnsi="Arial"/>
          <w:b/>
          <w:sz w:val="27"/>
        </w:rPr>
      </w:pPr>
      <w:r>
        <w:rPr>
          <w:b/>
        </w:rPr>
        <w:t>Who is the A</w:t>
      </w:r>
      <w:r w:rsidR="00C85DCA">
        <w:rPr>
          <w:b/>
        </w:rPr>
        <w:t>M</w:t>
      </w:r>
      <w:r>
        <w:rPr>
          <w:b/>
        </w:rPr>
        <w:t xml:space="preserve"> individual responsible for keeping the runbook current (Primary) </w:t>
      </w:r>
      <w:r w:rsidR="00010FEC">
        <w:rPr>
          <w:b/>
          <w:color w:val="0000FF"/>
          <w:u w:val="single"/>
        </w:rPr>
        <w:t>Mike Zeng</w:t>
      </w:r>
      <w:r w:rsidR="00010FEC">
        <w:rPr>
          <w:b/>
        </w:rPr>
        <w:t xml:space="preserve">. </w:t>
      </w:r>
      <w:r>
        <w:rPr>
          <w:b/>
        </w:rPr>
        <w:t>(Secondary)</w:t>
      </w:r>
      <w:r w:rsidR="00010FEC">
        <w:rPr>
          <w:b/>
          <w:color w:val="0000FF"/>
          <w:u w:val="single"/>
        </w:rPr>
        <w:t>Catherine Bhama</w:t>
      </w:r>
      <w:r>
        <w:rPr>
          <w:b/>
        </w:rPr>
        <w:t xml:space="preserve">   If the A</w:t>
      </w:r>
      <w:r w:rsidR="00C85DCA">
        <w:rPr>
          <w:b/>
        </w:rPr>
        <w:t>M</w:t>
      </w:r>
      <w:r>
        <w:rPr>
          <w:b/>
        </w:rPr>
        <w:t xml:space="preserve"> individuals move on to another application and are no longer associated with this application, a new individual must be assigned to this task.</w:t>
      </w:r>
    </w:p>
    <w:p w14:paraId="11E5FE34" w14:textId="77777777" w:rsidR="0068615E" w:rsidRDefault="0068615E" w:rsidP="0068615E">
      <w:pPr>
        <w:jc w:val="center"/>
        <w:rPr>
          <w:rFonts w:ascii="Arial" w:hAnsi="Arial"/>
          <w:b/>
          <w:sz w:val="27"/>
        </w:rPr>
      </w:pPr>
    </w:p>
    <w:p w14:paraId="3F55C3EB" w14:textId="77777777" w:rsidR="0068615E" w:rsidRDefault="0068615E" w:rsidP="0068615E">
      <w:pPr>
        <w:jc w:val="center"/>
        <w:rPr>
          <w:rFonts w:ascii="Arial" w:hAnsi="Arial"/>
          <w:b/>
          <w:sz w:val="27"/>
        </w:rPr>
      </w:pPr>
    </w:p>
    <w:p w14:paraId="5849DC98" w14:textId="77777777" w:rsidR="0068615E" w:rsidRDefault="0068615E" w:rsidP="0068615E">
      <w:pPr>
        <w:jc w:val="center"/>
        <w:rPr>
          <w:rFonts w:ascii="Arial" w:hAnsi="Arial"/>
          <w:b/>
          <w:sz w:val="27"/>
        </w:rPr>
      </w:pPr>
    </w:p>
    <w:p w14:paraId="24A0A556" w14:textId="77777777" w:rsidR="0068615E" w:rsidRDefault="0068615E" w:rsidP="0068615E">
      <w:pPr>
        <w:jc w:val="center"/>
        <w:rPr>
          <w:rFonts w:ascii="Arial" w:hAnsi="Arial"/>
          <w:b/>
          <w:sz w:val="27"/>
        </w:rPr>
      </w:pPr>
    </w:p>
    <w:p w14:paraId="41F3A038" w14:textId="77777777" w:rsidR="0068615E" w:rsidRDefault="0068615E" w:rsidP="0068615E">
      <w:pPr>
        <w:jc w:val="center"/>
        <w:rPr>
          <w:rFonts w:ascii="Arial" w:hAnsi="Arial"/>
          <w:b/>
          <w:sz w:val="27"/>
        </w:rPr>
      </w:pPr>
    </w:p>
    <w:p w14:paraId="3A56653A" w14:textId="77777777" w:rsidR="0068615E" w:rsidRDefault="0068615E" w:rsidP="0068615E">
      <w:pPr>
        <w:jc w:val="center"/>
        <w:rPr>
          <w:rFonts w:ascii="Arial" w:hAnsi="Arial"/>
          <w:b/>
          <w:sz w:val="27"/>
        </w:rPr>
      </w:pPr>
    </w:p>
    <w:p w14:paraId="1F763697" w14:textId="77777777" w:rsidR="0068615E" w:rsidRDefault="0068615E" w:rsidP="0068615E">
      <w:pPr>
        <w:jc w:val="center"/>
        <w:rPr>
          <w:rFonts w:ascii="Arial" w:hAnsi="Arial"/>
          <w:b/>
          <w:sz w:val="27"/>
        </w:rPr>
      </w:pPr>
    </w:p>
    <w:p w14:paraId="15191480" w14:textId="77777777" w:rsidR="0068615E" w:rsidRDefault="0068615E" w:rsidP="0068615E">
      <w:pPr>
        <w:jc w:val="center"/>
        <w:rPr>
          <w:rFonts w:ascii="Arial" w:hAnsi="Arial"/>
          <w:b/>
          <w:sz w:val="27"/>
        </w:rPr>
      </w:pPr>
    </w:p>
    <w:p w14:paraId="7E343D93" w14:textId="77777777" w:rsidR="0068615E" w:rsidRDefault="0068615E" w:rsidP="0068615E">
      <w:pPr>
        <w:jc w:val="center"/>
        <w:rPr>
          <w:rFonts w:ascii="Arial" w:hAnsi="Arial"/>
          <w:b/>
          <w:sz w:val="27"/>
        </w:rPr>
      </w:pPr>
    </w:p>
    <w:p w14:paraId="352B30C1" w14:textId="77777777" w:rsidR="0068615E" w:rsidRDefault="0068615E" w:rsidP="0068615E">
      <w:pPr>
        <w:jc w:val="center"/>
        <w:rPr>
          <w:rFonts w:ascii="Arial" w:hAnsi="Arial"/>
          <w:b/>
          <w:sz w:val="27"/>
        </w:rPr>
      </w:pPr>
    </w:p>
    <w:p w14:paraId="54FA3BCC" w14:textId="77777777" w:rsidR="0068615E" w:rsidRDefault="0068615E" w:rsidP="0068615E">
      <w:pPr>
        <w:jc w:val="center"/>
        <w:rPr>
          <w:rFonts w:ascii="Arial" w:hAnsi="Arial"/>
          <w:b/>
          <w:sz w:val="27"/>
        </w:rPr>
      </w:pPr>
    </w:p>
    <w:p w14:paraId="1ED4D93A" w14:textId="77777777" w:rsidR="0068615E" w:rsidRDefault="0068615E" w:rsidP="0068615E">
      <w:pPr>
        <w:jc w:val="center"/>
        <w:rPr>
          <w:rFonts w:ascii="Arial" w:hAnsi="Arial"/>
          <w:b/>
          <w:sz w:val="27"/>
        </w:rPr>
      </w:pPr>
    </w:p>
    <w:p w14:paraId="669E50EC" w14:textId="77777777" w:rsidR="0068615E" w:rsidRDefault="0068615E" w:rsidP="0068615E">
      <w:pPr>
        <w:jc w:val="center"/>
        <w:rPr>
          <w:rFonts w:ascii="Arial" w:hAnsi="Arial"/>
          <w:b/>
          <w:sz w:val="27"/>
        </w:rPr>
      </w:pPr>
    </w:p>
    <w:p w14:paraId="6293592E" w14:textId="77777777" w:rsidR="0068615E" w:rsidRDefault="0068615E" w:rsidP="0068615E">
      <w:pPr>
        <w:jc w:val="center"/>
        <w:rPr>
          <w:rFonts w:ascii="Arial" w:hAnsi="Arial"/>
          <w:b/>
          <w:sz w:val="27"/>
        </w:rPr>
      </w:pPr>
    </w:p>
    <w:p w14:paraId="49D125AF" w14:textId="77777777" w:rsidR="0068615E" w:rsidRDefault="0068615E" w:rsidP="0068615E">
      <w:pPr>
        <w:jc w:val="center"/>
        <w:rPr>
          <w:rFonts w:ascii="Arial" w:hAnsi="Arial"/>
          <w:b/>
          <w:sz w:val="27"/>
        </w:rPr>
      </w:pPr>
    </w:p>
    <w:p w14:paraId="779F7A98" w14:textId="77777777" w:rsidR="0068615E" w:rsidRDefault="0068615E" w:rsidP="0068615E">
      <w:pPr>
        <w:jc w:val="center"/>
        <w:rPr>
          <w:rFonts w:ascii="Arial" w:hAnsi="Arial"/>
          <w:b/>
          <w:sz w:val="27"/>
        </w:rPr>
      </w:pPr>
    </w:p>
    <w:p w14:paraId="3C2F191F" w14:textId="77777777" w:rsidR="0068615E" w:rsidRDefault="0068615E" w:rsidP="0068615E">
      <w:pPr>
        <w:jc w:val="center"/>
        <w:rPr>
          <w:rFonts w:ascii="Arial" w:hAnsi="Arial"/>
          <w:b/>
          <w:sz w:val="27"/>
        </w:rPr>
      </w:pPr>
    </w:p>
    <w:p w14:paraId="75E3967F" w14:textId="77777777" w:rsidR="0068615E" w:rsidRDefault="0068615E" w:rsidP="0068615E">
      <w:pPr>
        <w:jc w:val="center"/>
        <w:rPr>
          <w:rFonts w:ascii="Arial" w:hAnsi="Arial"/>
          <w:b/>
          <w:sz w:val="27"/>
        </w:rPr>
      </w:pPr>
    </w:p>
    <w:p w14:paraId="371176FB" w14:textId="77777777" w:rsidR="0068615E" w:rsidRDefault="0068615E" w:rsidP="0068615E">
      <w:pPr>
        <w:jc w:val="center"/>
        <w:rPr>
          <w:rFonts w:ascii="Arial" w:hAnsi="Arial"/>
          <w:b/>
          <w:sz w:val="27"/>
        </w:rPr>
      </w:pPr>
    </w:p>
    <w:p w14:paraId="340E43F1" w14:textId="77777777" w:rsidR="0068615E" w:rsidRDefault="0068615E" w:rsidP="0068615E">
      <w:pPr>
        <w:jc w:val="center"/>
        <w:rPr>
          <w:rFonts w:ascii="Arial" w:hAnsi="Arial"/>
          <w:b/>
          <w:sz w:val="27"/>
        </w:rPr>
      </w:pPr>
    </w:p>
    <w:p w14:paraId="22513657" w14:textId="77777777" w:rsidR="0068615E" w:rsidRDefault="0068615E" w:rsidP="0068615E">
      <w:pPr>
        <w:jc w:val="center"/>
        <w:rPr>
          <w:rFonts w:ascii="Arial" w:hAnsi="Arial"/>
          <w:b/>
          <w:sz w:val="27"/>
        </w:rPr>
      </w:pPr>
    </w:p>
    <w:p w14:paraId="209E6D84" w14:textId="77777777" w:rsidR="0068615E" w:rsidRDefault="0068615E" w:rsidP="0068615E">
      <w:pPr>
        <w:jc w:val="center"/>
        <w:rPr>
          <w:rFonts w:ascii="Arial" w:hAnsi="Arial"/>
          <w:b/>
          <w:sz w:val="27"/>
        </w:rPr>
      </w:pPr>
    </w:p>
    <w:p w14:paraId="78DC267C" w14:textId="77777777" w:rsidR="0068615E" w:rsidRDefault="0068615E" w:rsidP="0068615E">
      <w:pPr>
        <w:jc w:val="center"/>
        <w:rPr>
          <w:rFonts w:ascii="Arial" w:hAnsi="Arial"/>
          <w:i/>
          <w:color w:val="FF0000"/>
        </w:rPr>
      </w:pPr>
    </w:p>
    <w:p w14:paraId="30BD5277" w14:textId="77777777" w:rsidR="0068615E" w:rsidRDefault="0068615E" w:rsidP="0068615E">
      <w:pPr>
        <w:jc w:val="center"/>
        <w:rPr>
          <w:rFonts w:ascii="Arial" w:hAnsi="Arial"/>
          <w:b/>
          <w:sz w:val="27"/>
        </w:rPr>
      </w:pPr>
    </w:p>
    <w:p w14:paraId="6A117CF7" w14:textId="77777777" w:rsidR="0068615E" w:rsidRDefault="0068615E" w:rsidP="0068615E">
      <w:pPr>
        <w:jc w:val="center"/>
        <w:rPr>
          <w:rFonts w:ascii="Arial" w:hAnsi="Arial"/>
          <w:b/>
          <w:sz w:val="27"/>
        </w:rPr>
      </w:pPr>
    </w:p>
    <w:p w14:paraId="3BF3F27D" w14:textId="77777777" w:rsidR="0068615E" w:rsidRDefault="0068615E" w:rsidP="0068615E">
      <w:pPr>
        <w:jc w:val="center"/>
        <w:rPr>
          <w:rFonts w:ascii="Arial" w:hAnsi="Arial"/>
          <w:b/>
          <w:sz w:val="27"/>
        </w:rPr>
      </w:pPr>
    </w:p>
    <w:p w14:paraId="18AA6853" w14:textId="77777777" w:rsidR="0068615E" w:rsidRDefault="0068615E" w:rsidP="0068615E">
      <w:pPr>
        <w:jc w:val="center"/>
        <w:rPr>
          <w:rFonts w:ascii="Arial" w:hAnsi="Arial"/>
          <w:b/>
          <w:sz w:val="27"/>
        </w:rPr>
      </w:pPr>
    </w:p>
    <w:p w14:paraId="5C70F37F" w14:textId="77777777" w:rsidR="0068615E" w:rsidRPr="005B1370" w:rsidRDefault="0068615E" w:rsidP="0068615E">
      <w:pPr>
        <w:jc w:val="center"/>
        <w:rPr>
          <w:rFonts w:ascii="Arial" w:hAnsi="Arial"/>
          <w:b/>
          <w:sz w:val="40"/>
          <w:szCs w:val="40"/>
        </w:rPr>
      </w:pPr>
    </w:p>
    <w:p w14:paraId="743A2394" w14:textId="77777777" w:rsidR="0068615E" w:rsidRPr="00262EAC" w:rsidRDefault="0068615E" w:rsidP="00C954D9">
      <w:pPr>
        <w:jc w:val="center"/>
        <w:rPr>
          <w:rFonts w:ascii="Arial" w:hAnsi="Arial"/>
          <w:b/>
          <w:sz w:val="52"/>
          <w:szCs w:val="52"/>
        </w:rPr>
      </w:pPr>
      <w:r w:rsidRPr="00262EAC">
        <w:rPr>
          <w:rFonts w:ascii="Arial" w:hAnsi="Arial"/>
          <w:b/>
          <w:sz w:val="52"/>
          <w:szCs w:val="52"/>
        </w:rPr>
        <w:t xml:space="preserve"> </w:t>
      </w:r>
      <w:r w:rsidR="00C954D9" w:rsidRPr="00262EAC">
        <w:rPr>
          <w:rFonts w:ascii="Arial" w:hAnsi="Arial"/>
          <w:b/>
          <w:sz w:val="52"/>
          <w:szCs w:val="52"/>
        </w:rPr>
        <w:t>GRID</w:t>
      </w:r>
      <w:r w:rsidRPr="00262EAC">
        <w:rPr>
          <w:rFonts w:ascii="Arial" w:hAnsi="Arial"/>
          <w:b/>
          <w:sz w:val="52"/>
          <w:szCs w:val="52"/>
        </w:rPr>
        <w:t xml:space="preserve"> - </w:t>
      </w:r>
      <w:r w:rsidR="00C954D9" w:rsidRPr="00262EAC">
        <w:rPr>
          <w:rFonts w:ascii="Arial" w:hAnsi="Arial"/>
          <w:b/>
          <w:sz w:val="52"/>
          <w:szCs w:val="52"/>
        </w:rPr>
        <w:t>Global Repository for Investments Data</w:t>
      </w:r>
    </w:p>
    <w:p w14:paraId="7573D9CD" w14:textId="77777777" w:rsidR="0068615E" w:rsidRDefault="0068615E" w:rsidP="0068615E">
      <w:pPr>
        <w:jc w:val="center"/>
        <w:rPr>
          <w:rFonts w:ascii="Arial" w:hAnsi="Arial"/>
          <w:b/>
          <w:sz w:val="27"/>
        </w:rPr>
      </w:pPr>
    </w:p>
    <w:p w14:paraId="7877832F" w14:textId="77777777" w:rsidR="0068615E" w:rsidRDefault="0068615E" w:rsidP="0068615E">
      <w:pPr>
        <w:jc w:val="center"/>
        <w:rPr>
          <w:rFonts w:ascii="Arial" w:hAnsi="Arial"/>
          <w:b/>
          <w:sz w:val="27"/>
        </w:rPr>
      </w:pPr>
    </w:p>
    <w:p w14:paraId="1BF089B4" w14:textId="77777777" w:rsidR="0068615E" w:rsidRDefault="0068615E" w:rsidP="0068615E">
      <w:pPr>
        <w:jc w:val="center"/>
        <w:rPr>
          <w:rFonts w:ascii="Arial" w:hAnsi="Arial"/>
          <w:b/>
          <w:sz w:val="27"/>
        </w:rPr>
      </w:pPr>
    </w:p>
    <w:p w14:paraId="75DF79F5" w14:textId="77777777" w:rsidR="0068615E" w:rsidRPr="00262EAC" w:rsidRDefault="0068615E" w:rsidP="0068615E">
      <w:pPr>
        <w:jc w:val="center"/>
        <w:rPr>
          <w:rFonts w:ascii="Arial" w:hAnsi="Arial"/>
          <w:b/>
          <w:sz w:val="40"/>
          <w:szCs w:val="40"/>
        </w:rPr>
      </w:pPr>
      <w:r w:rsidRPr="00262EAC">
        <w:rPr>
          <w:rFonts w:ascii="Arial" w:hAnsi="Arial"/>
          <w:b/>
          <w:sz w:val="40"/>
          <w:szCs w:val="40"/>
        </w:rPr>
        <w:t>For</w:t>
      </w:r>
    </w:p>
    <w:p w14:paraId="1956955B" w14:textId="77777777" w:rsidR="00C85DCA" w:rsidRPr="00262EAC" w:rsidRDefault="005B1370" w:rsidP="0068615E">
      <w:pPr>
        <w:jc w:val="center"/>
        <w:rPr>
          <w:rFonts w:ascii="Arial" w:hAnsi="Arial"/>
          <w:b/>
          <w:sz w:val="40"/>
          <w:szCs w:val="40"/>
        </w:rPr>
      </w:pPr>
      <w:r w:rsidRPr="00262EAC">
        <w:rPr>
          <w:rFonts w:ascii="Arial" w:hAnsi="Arial"/>
          <w:b/>
          <w:sz w:val="40"/>
          <w:szCs w:val="40"/>
        </w:rPr>
        <w:t>MetLife Investments Management</w:t>
      </w:r>
    </w:p>
    <w:p w14:paraId="29AC8686" w14:textId="77777777" w:rsidR="0068615E" w:rsidRPr="00262EAC" w:rsidRDefault="0068615E" w:rsidP="00C954D9">
      <w:pPr>
        <w:rPr>
          <w:rFonts w:ascii="Arial" w:hAnsi="Arial"/>
          <w:b/>
          <w:sz w:val="40"/>
          <w:szCs w:val="40"/>
        </w:rPr>
      </w:pPr>
      <w:r w:rsidRPr="00262EAC">
        <w:rPr>
          <w:rFonts w:ascii="Arial" w:hAnsi="Arial"/>
          <w:b/>
          <w:sz w:val="40"/>
          <w:szCs w:val="40"/>
        </w:rPr>
        <w:tab/>
      </w:r>
      <w:r w:rsidRPr="00262EAC">
        <w:rPr>
          <w:rFonts w:ascii="Arial" w:hAnsi="Arial"/>
          <w:b/>
          <w:sz w:val="40"/>
          <w:szCs w:val="40"/>
        </w:rPr>
        <w:tab/>
      </w:r>
      <w:r w:rsidRPr="00262EAC">
        <w:rPr>
          <w:rFonts w:ascii="Arial" w:hAnsi="Arial"/>
          <w:b/>
          <w:sz w:val="40"/>
          <w:szCs w:val="40"/>
        </w:rPr>
        <w:tab/>
      </w:r>
      <w:r w:rsidRPr="00262EAC">
        <w:rPr>
          <w:rFonts w:ascii="Arial" w:hAnsi="Arial"/>
          <w:b/>
          <w:sz w:val="40"/>
          <w:szCs w:val="40"/>
        </w:rPr>
        <w:tab/>
      </w:r>
    </w:p>
    <w:p w14:paraId="5AB17A93" w14:textId="77777777" w:rsidR="0068615E" w:rsidRDefault="0068615E" w:rsidP="0068615E">
      <w:pPr>
        <w:jc w:val="center"/>
        <w:rPr>
          <w:rFonts w:ascii="Arial" w:hAnsi="Arial"/>
          <w:b/>
          <w:sz w:val="27"/>
        </w:rPr>
      </w:pPr>
    </w:p>
    <w:p w14:paraId="65B84692" w14:textId="77777777" w:rsidR="000B570B" w:rsidRDefault="000B570B" w:rsidP="0068615E">
      <w:pPr>
        <w:jc w:val="center"/>
        <w:rPr>
          <w:rFonts w:ascii="Arial" w:hAnsi="Arial"/>
          <w:b/>
          <w:sz w:val="27"/>
        </w:rPr>
      </w:pPr>
    </w:p>
    <w:p w14:paraId="697841D4" w14:textId="77777777" w:rsidR="000B570B" w:rsidRDefault="000B570B" w:rsidP="0068615E">
      <w:pPr>
        <w:jc w:val="center"/>
        <w:rPr>
          <w:rFonts w:ascii="Arial" w:hAnsi="Arial"/>
          <w:b/>
          <w:sz w:val="27"/>
        </w:rPr>
      </w:pPr>
    </w:p>
    <w:p w14:paraId="45824658" w14:textId="77777777" w:rsidR="000B570B" w:rsidRDefault="000B570B" w:rsidP="0068615E">
      <w:pPr>
        <w:jc w:val="center"/>
        <w:rPr>
          <w:rFonts w:ascii="Arial" w:hAnsi="Arial"/>
          <w:b/>
          <w:sz w:val="27"/>
        </w:rPr>
      </w:pPr>
    </w:p>
    <w:p w14:paraId="31D18020" w14:textId="77777777" w:rsidR="000B570B" w:rsidRDefault="000B570B" w:rsidP="0068615E">
      <w:pPr>
        <w:jc w:val="center"/>
        <w:rPr>
          <w:rFonts w:ascii="Arial" w:hAnsi="Arial"/>
          <w:b/>
          <w:sz w:val="27"/>
        </w:rPr>
      </w:pPr>
    </w:p>
    <w:p w14:paraId="4D2D2384" w14:textId="77777777" w:rsidR="0068615E" w:rsidRDefault="0068615E" w:rsidP="0068615E">
      <w:pPr>
        <w:jc w:val="center"/>
        <w:rPr>
          <w:rFonts w:ascii="Arial" w:hAnsi="Arial"/>
          <w:b/>
          <w:sz w:val="27"/>
        </w:rPr>
      </w:pPr>
    </w:p>
    <w:p w14:paraId="57B85B43" w14:textId="77777777" w:rsidR="0068615E" w:rsidRPr="00262EAC" w:rsidRDefault="0068615E" w:rsidP="0068615E">
      <w:pPr>
        <w:jc w:val="center"/>
        <w:rPr>
          <w:rFonts w:ascii="Arial" w:hAnsi="Arial"/>
          <w:b/>
          <w:sz w:val="36"/>
          <w:szCs w:val="36"/>
        </w:rPr>
      </w:pPr>
      <w:r w:rsidRPr="00262EAC">
        <w:rPr>
          <w:rFonts w:ascii="Arial" w:hAnsi="Arial"/>
          <w:b/>
          <w:sz w:val="36"/>
          <w:szCs w:val="36"/>
        </w:rPr>
        <w:t>By</w:t>
      </w:r>
    </w:p>
    <w:p w14:paraId="56921126" w14:textId="77777777" w:rsidR="005B1370" w:rsidRPr="00262EAC" w:rsidRDefault="005B1370" w:rsidP="005B1370">
      <w:pPr>
        <w:jc w:val="center"/>
        <w:rPr>
          <w:rFonts w:ascii="Arial" w:hAnsi="Arial"/>
          <w:b/>
          <w:sz w:val="36"/>
          <w:szCs w:val="36"/>
        </w:rPr>
      </w:pPr>
      <w:r w:rsidRPr="00262EAC">
        <w:rPr>
          <w:rFonts w:ascii="Arial" w:hAnsi="Arial"/>
          <w:b/>
          <w:sz w:val="36"/>
          <w:szCs w:val="36"/>
        </w:rPr>
        <w:t>Jatin Chauhan, Francesco Puntillo</w:t>
      </w:r>
    </w:p>
    <w:p w14:paraId="3CA8C9A7" w14:textId="77777777" w:rsidR="005B1370" w:rsidRPr="00262EAC" w:rsidRDefault="005B1370" w:rsidP="005B1370">
      <w:pPr>
        <w:spacing w:before="100" w:beforeAutospacing="1" w:after="100" w:afterAutospacing="1"/>
        <w:jc w:val="center"/>
        <w:rPr>
          <w:rFonts w:ascii="Arial" w:hAnsi="Arial"/>
          <w:b/>
          <w:sz w:val="36"/>
          <w:szCs w:val="36"/>
        </w:rPr>
      </w:pPr>
      <w:r w:rsidRPr="00262EAC">
        <w:rPr>
          <w:rFonts w:ascii="Arial" w:hAnsi="Arial"/>
          <w:b/>
          <w:sz w:val="36"/>
          <w:szCs w:val="36"/>
        </w:rPr>
        <w:t>Investments</w:t>
      </w:r>
    </w:p>
    <w:p w14:paraId="324CE642" w14:textId="77777777" w:rsidR="005B1370" w:rsidRPr="005B1370" w:rsidRDefault="005B1370" w:rsidP="005B1370">
      <w:pPr>
        <w:jc w:val="center"/>
        <w:rPr>
          <w:rFonts w:ascii="Arial" w:hAnsi="Arial"/>
          <w:b/>
          <w:sz w:val="27"/>
        </w:rPr>
      </w:pPr>
    </w:p>
    <w:p w14:paraId="4B2A3C9B" w14:textId="77777777" w:rsidR="005B1370" w:rsidRDefault="005B1370" w:rsidP="0068615E">
      <w:pPr>
        <w:jc w:val="center"/>
        <w:rPr>
          <w:rFonts w:ascii="Arial" w:hAnsi="Arial"/>
          <w:b/>
          <w:sz w:val="27"/>
        </w:rPr>
      </w:pPr>
    </w:p>
    <w:p w14:paraId="2E63DCDA" w14:textId="77777777" w:rsidR="0068615E" w:rsidRDefault="0068615E" w:rsidP="0068615E">
      <w:pPr>
        <w:jc w:val="center"/>
        <w:rPr>
          <w:rFonts w:ascii="Arial" w:hAnsi="Arial"/>
          <w:b/>
          <w:sz w:val="27"/>
        </w:rPr>
      </w:pPr>
    </w:p>
    <w:p w14:paraId="481C692B" w14:textId="77777777" w:rsidR="0068615E" w:rsidRDefault="0068615E" w:rsidP="0068615E">
      <w:pPr>
        <w:jc w:val="center"/>
        <w:rPr>
          <w:rFonts w:ascii="Arial" w:hAnsi="Arial"/>
          <w:b/>
          <w:sz w:val="27"/>
        </w:rPr>
      </w:pPr>
    </w:p>
    <w:p w14:paraId="04FB6586" w14:textId="77777777" w:rsidR="0068615E" w:rsidRDefault="0068615E" w:rsidP="0068615E">
      <w:pPr>
        <w:jc w:val="center"/>
        <w:rPr>
          <w:rFonts w:ascii="Arial" w:hAnsi="Arial"/>
          <w:b/>
          <w:sz w:val="27"/>
        </w:rPr>
      </w:pPr>
    </w:p>
    <w:p w14:paraId="3B72836C" w14:textId="77777777" w:rsidR="0068615E" w:rsidRDefault="0068615E" w:rsidP="0068615E">
      <w:pPr>
        <w:jc w:val="center"/>
        <w:rPr>
          <w:rFonts w:ascii="Arial" w:hAnsi="Arial"/>
          <w:b/>
          <w:sz w:val="27"/>
        </w:rPr>
      </w:pPr>
    </w:p>
    <w:p w14:paraId="3328937D" w14:textId="77777777" w:rsidR="00904A09" w:rsidRDefault="00904A09" w:rsidP="0068615E">
      <w:pPr>
        <w:jc w:val="center"/>
        <w:rPr>
          <w:rFonts w:ascii="Arial" w:hAnsi="Arial"/>
          <w:b/>
          <w:sz w:val="27"/>
        </w:rPr>
      </w:pPr>
    </w:p>
    <w:p w14:paraId="36AEE04D" w14:textId="77777777" w:rsidR="00904A09" w:rsidRDefault="00904A09" w:rsidP="0068615E">
      <w:pPr>
        <w:jc w:val="center"/>
        <w:rPr>
          <w:rFonts w:ascii="Arial" w:hAnsi="Arial"/>
          <w:b/>
          <w:sz w:val="27"/>
        </w:rPr>
      </w:pPr>
    </w:p>
    <w:p w14:paraId="6DDFC528" w14:textId="77777777" w:rsidR="00904A09" w:rsidRDefault="00904A09" w:rsidP="0068615E">
      <w:pPr>
        <w:jc w:val="center"/>
        <w:rPr>
          <w:rFonts w:ascii="Arial" w:hAnsi="Arial"/>
          <w:b/>
          <w:sz w:val="27"/>
        </w:rPr>
      </w:pPr>
    </w:p>
    <w:p w14:paraId="3C9B91E8" w14:textId="77777777" w:rsidR="0068615E" w:rsidRDefault="0068615E" w:rsidP="0068615E">
      <w:pPr>
        <w:jc w:val="center"/>
        <w:rPr>
          <w:rFonts w:ascii="Arial" w:hAnsi="Arial"/>
          <w:b/>
          <w:sz w:val="27"/>
        </w:rPr>
      </w:pPr>
    </w:p>
    <w:p w14:paraId="37394D38" w14:textId="77777777" w:rsidR="0068615E" w:rsidRDefault="0068615E" w:rsidP="0068615E">
      <w:pPr>
        <w:jc w:val="center"/>
        <w:rPr>
          <w:rFonts w:ascii="Arial" w:hAnsi="Arial"/>
          <w:b/>
          <w:sz w:val="27"/>
        </w:rPr>
      </w:pPr>
    </w:p>
    <w:p w14:paraId="2C543250" w14:textId="77777777" w:rsidR="0068615E" w:rsidRDefault="0068615E" w:rsidP="0068615E">
      <w:pPr>
        <w:jc w:val="center"/>
        <w:rPr>
          <w:rFonts w:ascii="Arial" w:hAnsi="Arial"/>
          <w:b/>
          <w:sz w:val="27"/>
        </w:rPr>
      </w:pPr>
    </w:p>
    <w:p w14:paraId="351B0027" w14:textId="77777777" w:rsidR="0068615E" w:rsidRDefault="0068615E" w:rsidP="0068615E">
      <w:pPr>
        <w:jc w:val="center"/>
        <w:rPr>
          <w:rFonts w:ascii="Arial" w:hAnsi="Arial"/>
          <w:b/>
          <w:sz w:val="27"/>
        </w:rPr>
      </w:pPr>
    </w:p>
    <w:p w14:paraId="67E1B0E2" w14:textId="77777777" w:rsidR="0068615E" w:rsidRDefault="0068615E" w:rsidP="0068615E">
      <w:pPr>
        <w:jc w:val="center"/>
        <w:rPr>
          <w:rFonts w:ascii="Arial" w:hAnsi="Arial"/>
          <w:b/>
          <w:sz w:val="27"/>
        </w:rPr>
      </w:pPr>
    </w:p>
    <w:p w14:paraId="584BAA56" w14:textId="77777777" w:rsidR="0068615E" w:rsidRDefault="0068615E" w:rsidP="0068615E">
      <w:pPr>
        <w:pStyle w:val="Heading1"/>
      </w:pPr>
      <w:bookmarkStart w:id="0" w:name="_Toc354906405"/>
      <w:bookmarkStart w:id="1" w:name="_Toc354906562"/>
      <w:bookmarkStart w:id="2" w:name="_Toc354916007"/>
      <w:bookmarkStart w:id="3" w:name="_Toc354916259"/>
      <w:bookmarkStart w:id="4" w:name="_Toc354916646"/>
      <w:bookmarkStart w:id="5" w:name="_Toc354916867"/>
      <w:bookmarkStart w:id="6" w:name="_Toc354917230"/>
      <w:bookmarkStart w:id="7" w:name="_Toc354918198"/>
      <w:bookmarkStart w:id="8" w:name="_Toc354918321"/>
      <w:bookmarkStart w:id="9" w:name="_Toc354918372"/>
      <w:bookmarkStart w:id="10" w:name="_Toc354966328"/>
      <w:bookmarkStart w:id="11" w:name="_Toc354966543"/>
      <w:bookmarkStart w:id="12" w:name="_Toc354966871"/>
      <w:bookmarkStart w:id="13" w:name="_Toc354973125"/>
      <w:bookmarkStart w:id="14" w:name="_Toc355499564"/>
      <w:bookmarkStart w:id="15" w:name="_Toc355499631"/>
      <w:bookmarkStart w:id="16" w:name="_Toc355602835"/>
      <w:bookmarkStart w:id="17" w:name="_Toc355658637"/>
      <w:bookmarkStart w:id="18" w:name="_Toc355660830"/>
      <w:bookmarkStart w:id="19" w:name="_Toc355755945"/>
      <w:bookmarkStart w:id="20" w:name="_Toc355756407"/>
      <w:bookmarkStart w:id="21" w:name="_Toc355760126"/>
      <w:bookmarkStart w:id="22" w:name="_Toc355760966"/>
      <w:bookmarkStart w:id="23" w:name="_Toc355762844"/>
      <w:bookmarkStart w:id="24" w:name="_Toc355762899"/>
      <w:bookmarkStart w:id="25" w:name="_Toc355774415"/>
      <w:bookmarkStart w:id="26" w:name="_Toc355774471"/>
      <w:bookmarkStart w:id="27" w:name="_Toc359137606"/>
      <w:bookmarkStart w:id="28" w:name="_Toc360411840"/>
      <w:bookmarkStart w:id="29" w:name="_Toc360589867"/>
      <w:bookmarkStart w:id="30" w:name="_Toc360600141"/>
      <w:bookmarkStart w:id="31" w:name="_Toc361620101"/>
      <w:bookmarkStart w:id="32" w:name="_Toc401970740"/>
      <w:bookmarkStart w:id="33" w:name="_Toc429309597"/>
      <w:bookmarkStart w:id="34" w:name="_Toc483877101"/>
      <w:bookmarkStart w:id="35" w:name="_Toc492803873"/>
      <w:bookmarkStart w:id="36" w:name="_Toc493066630"/>
      <w:bookmarkStart w:id="37" w:name="_Toc507322771"/>
      <w:bookmarkStart w:id="38" w:name="_Toc35496769"/>
      <w:r>
        <w:t>General</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9D29615" w14:textId="77777777" w:rsidR="0068615E" w:rsidRDefault="0068615E" w:rsidP="0068615E">
      <w:pPr>
        <w:pStyle w:val="Heading2"/>
      </w:pPr>
      <w:bookmarkStart w:id="39" w:name="_Toc354906406"/>
      <w:bookmarkStart w:id="40" w:name="_Toc354906563"/>
      <w:bookmarkStart w:id="41" w:name="_Toc354916008"/>
      <w:bookmarkStart w:id="42" w:name="_Toc354916260"/>
      <w:bookmarkStart w:id="43" w:name="_Toc354916647"/>
      <w:bookmarkStart w:id="44" w:name="_Toc354916868"/>
      <w:bookmarkStart w:id="45" w:name="_Toc354917231"/>
      <w:bookmarkStart w:id="46" w:name="_Toc354918199"/>
      <w:bookmarkStart w:id="47" w:name="_Toc354918322"/>
      <w:bookmarkStart w:id="48" w:name="_Toc354918373"/>
      <w:bookmarkStart w:id="49" w:name="_Toc354966329"/>
      <w:bookmarkStart w:id="50" w:name="_Toc354966544"/>
      <w:bookmarkStart w:id="51" w:name="_Toc354966872"/>
      <w:bookmarkStart w:id="52" w:name="_Toc354973126"/>
      <w:bookmarkStart w:id="53" w:name="_Toc355499565"/>
      <w:bookmarkStart w:id="54" w:name="_Toc355499632"/>
      <w:bookmarkStart w:id="55" w:name="_Toc355602836"/>
      <w:bookmarkStart w:id="56" w:name="_Toc355658638"/>
      <w:bookmarkStart w:id="57" w:name="_Toc355660831"/>
      <w:bookmarkStart w:id="58" w:name="_Toc355755946"/>
      <w:bookmarkStart w:id="59" w:name="_Toc355756408"/>
      <w:bookmarkStart w:id="60" w:name="_Toc355760127"/>
      <w:bookmarkStart w:id="61" w:name="_Toc355760967"/>
      <w:bookmarkStart w:id="62" w:name="_Toc355762845"/>
      <w:bookmarkStart w:id="63" w:name="_Toc355762900"/>
      <w:bookmarkStart w:id="64" w:name="_Toc355774416"/>
      <w:bookmarkStart w:id="65" w:name="_Toc355774472"/>
      <w:bookmarkStart w:id="66" w:name="_Toc359137607"/>
      <w:bookmarkStart w:id="67" w:name="_Toc360411841"/>
      <w:bookmarkStart w:id="68" w:name="_Toc360589868"/>
      <w:bookmarkStart w:id="69" w:name="_Toc360600142"/>
      <w:bookmarkStart w:id="70" w:name="_Toc361620102"/>
      <w:bookmarkStart w:id="71" w:name="_Toc401970741"/>
      <w:bookmarkStart w:id="72" w:name="_Toc429309598"/>
      <w:bookmarkStart w:id="73" w:name="_Toc483877102"/>
      <w:bookmarkStart w:id="74" w:name="_Toc492803874"/>
      <w:bookmarkStart w:id="75" w:name="_Toc493066631"/>
      <w:bookmarkStart w:id="76" w:name="_Toc507322772"/>
      <w:bookmarkStart w:id="77" w:name="_Toc35496770"/>
      <w:r>
        <w:t>Document Change History</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4ED49299" w14:textId="77777777" w:rsidR="0068615E" w:rsidRDefault="0068615E" w:rsidP="0068615E">
      <w:pPr>
        <w:rPr>
          <w:rFonts w:ascii="Arial" w:hAnsi="Arial"/>
          <w:sz w:val="19"/>
        </w:rPr>
      </w:pPr>
      <w:r>
        <w:rPr>
          <w:rFonts w:ascii="Arial" w:hAnsi="Arial"/>
          <w:sz w:val="19"/>
        </w:rPr>
        <w:t>The following table documents changes made to the Operations Procedures Guide and should be filled in each time a change within the runbook occurs.</w:t>
      </w:r>
    </w:p>
    <w:p w14:paraId="4C08D1CC" w14:textId="77777777" w:rsidR="0068615E" w:rsidRDefault="0068615E" w:rsidP="0068615E">
      <w:pPr>
        <w:rPr>
          <w:rFonts w:ascii="Arial" w:hAnsi="Arial"/>
          <w:sz w:val="19"/>
        </w:rPr>
      </w:pPr>
      <w:r>
        <w:rPr>
          <w:rFonts w:ascii="Arial" w:hAnsi="Arial"/>
          <w:sz w:val="19"/>
        </w:rPr>
        <w:t>PLEASE UPDATE INFORMATION FOR YOUR APPLICATION.</w:t>
      </w:r>
    </w:p>
    <w:tbl>
      <w:tblPr>
        <w:tblW w:w="0" w:type="auto"/>
        <w:tblLayout w:type="fixed"/>
        <w:tblCellMar>
          <w:left w:w="30" w:type="dxa"/>
          <w:right w:w="30" w:type="dxa"/>
        </w:tblCellMar>
        <w:tblLook w:val="0000" w:firstRow="0" w:lastRow="0" w:firstColumn="0" w:lastColumn="0" w:noHBand="0" w:noVBand="0"/>
      </w:tblPr>
      <w:tblGrid>
        <w:gridCol w:w="1673"/>
        <w:gridCol w:w="2549"/>
        <w:gridCol w:w="2767"/>
        <w:gridCol w:w="1514"/>
        <w:gridCol w:w="1735"/>
      </w:tblGrid>
      <w:tr w:rsidR="0068615E" w14:paraId="075AFC92"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09654D43" w14:textId="77777777" w:rsidR="0068615E" w:rsidRDefault="0068615E" w:rsidP="00B52203">
            <w:pPr>
              <w:rPr>
                <w:rFonts w:ascii="Arial" w:hAnsi="Arial"/>
                <w:color w:val="000000"/>
              </w:rPr>
            </w:pPr>
            <w:r>
              <w:rPr>
                <w:rFonts w:ascii="Arial" w:hAnsi="Arial"/>
                <w:color w:val="000000"/>
              </w:rPr>
              <w:t>Section Changed</w:t>
            </w:r>
          </w:p>
        </w:tc>
        <w:tc>
          <w:tcPr>
            <w:tcW w:w="2549" w:type="dxa"/>
            <w:tcBorders>
              <w:top w:val="single" w:sz="6" w:space="0" w:color="auto"/>
              <w:left w:val="single" w:sz="6" w:space="0" w:color="auto"/>
              <w:bottom w:val="single" w:sz="6" w:space="0" w:color="auto"/>
              <w:right w:val="single" w:sz="6" w:space="0" w:color="auto"/>
            </w:tcBorders>
          </w:tcPr>
          <w:p w14:paraId="0E51C821" w14:textId="77777777" w:rsidR="0068615E" w:rsidRDefault="0068615E" w:rsidP="00B52203">
            <w:pPr>
              <w:rPr>
                <w:rFonts w:ascii="Arial" w:hAnsi="Arial"/>
                <w:color w:val="000000"/>
              </w:rPr>
            </w:pPr>
            <w:r>
              <w:rPr>
                <w:rFonts w:ascii="Arial" w:hAnsi="Arial"/>
                <w:color w:val="000000"/>
              </w:rPr>
              <w:t>Change Description</w:t>
            </w:r>
          </w:p>
        </w:tc>
        <w:tc>
          <w:tcPr>
            <w:tcW w:w="2767" w:type="dxa"/>
            <w:tcBorders>
              <w:top w:val="single" w:sz="6" w:space="0" w:color="auto"/>
              <w:left w:val="single" w:sz="6" w:space="0" w:color="auto"/>
              <w:bottom w:val="single" w:sz="6" w:space="0" w:color="auto"/>
              <w:right w:val="single" w:sz="6" w:space="0" w:color="auto"/>
            </w:tcBorders>
          </w:tcPr>
          <w:p w14:paraId="727743B8" w14:textId="77777777" w:rsidR="0068615E" w:rsidRDefault="0068615E" w:rsidP="00B52203">
            <w:pPr>
              <w:rPr>
                <w:rFonts w:ascii="Arial" w:hAnsi="Arial"/>
                <w:color w:val="000000"/>
              </w:rPr>
            </w:pPr>
            <w:r>
              <w:rPr>
                <w:rFonts w:ascii="Arial" w:hAnsi="Arial"/>
                <w:color w:val="000000"/>
              </w:rPr>
              <w:t>Changed by</w:t>
            </w:r>
          </w:p>
        </w:tc>
        <w:tc>
          <w:tcPr>
            <w:tcW w:w="1514" w:type="dxa"/>
            <w:tcBorders>
              <w:top w:val="single" w:sz="6" w:space="0" w:color="auto"/>
              <w:left w:val="single" w:sz="6" w:space="0" w:color="auto"/>
              <w:bottom w:val="single" w:sz="6" w:space="0" w:color="auto"/>
              <w:right w:val="single" w:sz="6" w:space="0" w:color="auto"/>
            </w:tcBorders>
          </w:tcPr>
          <w:p w14:paraId="646DF0B6" w14:textId="77777777" w:rsidR="0068615E" w:rsidRDefault="0068615E" w:rsidP="00B52203">
            <w:pPr>
              <w:rPr>
                <w:rFonts w:ascii="Arial" w:hAnsi="Arial"/>
                <w:color w:val="000000"/>
              </w:rPr>
            </w:pPr>
            <w:r>
              <w:rPr>
                <w:rFonts w:ascii="Arial" w:hAnsi="Arial"/>
                <w:color w:val="000000"/>
              </w:rPr>
              <w:t>Date of Change</w:t>
            </w:r>
          </w:p>
        </w:tc>
        <w:tc>
          <w:tcPr>
            <w:tcW w:w="1735" w:type="dxa"/>
            <w:tcBorders>
              <w:top w:val="single" w:sz="6" w:space="0" w:color="auto"/>
              <w:left w:val="single" w:sz="6" w:space="0" w:color="auto"/>
              <w:bottom w:val="single" w:sz="6" w:space="0" w:color="auto"/>
              <w:right w:val="single" w:sz="6" w:space="0" w:color="auto"/>
            </w:tcBorders>
          </w:tcPr>
          <w:p w14:paraId="68B87485" w14:textId="77777777" w:rsidR="0068615E" w:rsidRDefault="0068615E" w:rsidP="00B52203">
            <w:pPr>
              <w:rPr>
                <w:rFonts w:ascii="Arial" w:hAnsi="Arial"/>
                <w:color w:val="000000"/>
              </w:rPr>
            </w:pPr>
            <w:r>
              <w:rPr>
                <w:rFonts w:ascii="Arial" w:hAnsi="Arial"/>
                <w:color w:val="000000"/>
              </w:rPr>
              <w:t>Comments</w:t>
            </w:r>
          </w:p>
        </w:tc>
      </w:tr>
      <w:tr w:rsidR="00AF1AE4" w14:paraId="1F1CF9FB"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48980FE1" w14:textId="77777777" w:rsidR="00AF1AE4" w:rsidRDefault="00AF1AE4" w:rsidP="00AF1AE4">
            <w:pPr>
              <w:rPr>
                <w:rFonts w:ascii="Arial" w:hAnsi="Arial"/>
                <w:color w:val="000000"/>
              </w:rPr>
            </w:pPr>
            <w:r>
              <w:rPr>
                <w:rFonts w:ascii="Arial" w:hAnsi="Arial"/>
                <w:color w:val="000000"/>
              </w:rPr>
              <w:t>ALL</w:t>
            </w:r>
          </w:p>
        </w:tc>
        <w:tc>
          <w:tcPr>
            <w:tcW w:w="2549" w:type="dxa"/>
            <w:tcBorders>
              <w:top w:val="single" w:sz="6" w:space="0" w:color="auto"/>
              <w:left w:val="single" w:sz="6" w:space="0" w:color="auto"/>
              <w:bottom w:val="single" w:sz="6" w:space="0" w:color="auto"/>
              <w:right w:val="single" w:sz="6" w:space="0" w:color="auto"/>
            </w:tcBorders>
          </w:tcPr>
          <w:p w14:paraId="0CA61657" w14:textId="77777777" w:rsidR="00AF1AE4" w:rsidRDefault="00AF1AE4" w:rsidP="00AF1AE4">
            <w:pPr>
              <w:rPr>
                <w:rFonts w:ascii="Arial" w:hAnsi="Arial"/>
                <w:color w:val="000000"/>
              </w:rPr>
            </w:pPr>
            <w:r>
              <w:rPr>
                <w:rFonts w:ascii="Arial" w:hAnsi="Arial"/>
                <w:color w:val="000000"/>
              </w:rPr>
              <w:t>Initial Creation</w:t>
            </w:r>
          </w:p>
        </w:tc>
        <w:tc>
          <w:tcPr>
            <w:tcW w:w="2767" w:type="dxa"/>
            <w:tcBorders>
              <w:top w:val="single" w:sz="6" w:space="0" w:color="auto"/>
              <w:left w:val="single" w:sz="6" w:space="0" w:color="auto"/>
              <w:bottom w:val="single" w:sz="6" w:space="0" w:color="auto"/>
              <w:right w:val="single" w:sz="6" w:space="0" w:color="auto"/>
            </w:tcBorders>
          </w:tcPr>
          <w:p w14:paraId="5AB3B4C9" w14:textId="77777777" w:rsidR="00AF1AE4" w:rsidRDefault="00AF1AE4" w:rsidP="00AF1AE4">
            <w:pPr>
              <w:rPr>
                <w:rFonts w:ascii="Arial" w:hAnsi="Arial"/>
                <w:color w:val="000000"/>
              </w:rPr>
            </w:pPr>
            <w:r>
              <w:rPr>
                <w:rFonts w:ascii="Arial" w:hAnsi="Arial"/>
                <w:color w:val="000000"/>
              </w:rPr>
              <w:t xml:space="preserve">Catherine Bhama </w:t>
            </w:r>
          </w:p>
        </w:tc>
        <w:tc>
          <w:tcPr>
            <w:tcW w:w="1514" w:type="dxa"/>
            <w:tcBorders>
              <w:top w:val="single" w:sz="6" w:space="0" w:color="auto"/>
              <w:left w:val="single" w:sz="6" w:space="0" w:color="auto"/>
              <w:bottom w:val="single" w:sz="6" w:space="0" w:color="auto"/>
              <w:right w:val="single" w:sz="6" w:space="0" w:color="auto"/>
            </w:tcBorders>
          </w:tcPr>
          <w:p w14:paraId="3B2B712A" w14:textId="77777777" w:rsidR="00AF1AE4" w:rsidRDefault="00AF1AE4" w:rsidP="00AF1AE4">
            <w:pPr>
              <w:rPr>
                <w:rFonts w:ascii="Arial" w:hAnsi="Arial"/>
                <w:color w:val="000000"/>
              </w:rPr>
            </w:pPr>
            <w:r>
              <w:rPr>
                <w:rFonts w:ascii="Arial" w:hAnsi="Arial"/>
                <w:color w:val="000000"/>
              </w:rPr>
              <w:t>8/27/19</w:t>
            </w:r>
          </w:p>
        </w:tc>
        <w:tc>
          <w:tcPr>
            <w:tcW w:w="1735" w:type="dxa"/>
            <w:tcBorders>
              <w:top w:val="single" w:sz="6" w:space="0" w:color="auto"/>
              <w:left w:val="single" w:sz="6" w:space="0" w:color="auto"/>
              <w:bottom w:val="single" w:sz="6" w:space="0" w:color="auto"/>
              <w:right w:val="single" w:sz="6" w:space="0" w:color="auto"/>
            </w:tcBorders>
          </w:tcPr>
          <w:p w14:paraId="0CA1328D" w14:textId="77777777" w:rsidR="00AF1AE4" w:rsidRDefault="00AF1AE4" w:rsidP="00AF1AE4">
            <w:pPr>
              <w:jc w:val="right"/>
              <w:rPr>
                <w:rFonts w:ascii="Arial" w:hAnsi="Arial"/>
                <w:color w:val="000000"/>
              </w:rPr>
            </w:pPr>
          </w:p>
        </w:tc>
      </w:tr>
      <w:tr w:rsidR="00AF1AE4" w14:paraId="658EC0EF"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35AED2D9" w14:textId="77777777" w:rsidR="00AF1AE4" w:rsidRDefault="00AF1AE4" w:rsidP="00AF1AE4">
            <w:pPr>
              <w:rPr>
                <w:rFonts w:ascii="Arial" w:hAnsi="Arial"/>
                <w:color w:val="000000"/>
              </w:rPr>
            </w:pPr>
            <w:r>
              <w:rPr>
                <w:rFonts w:ascii="Arial" w:hAnsi="Arial"/>
                <w:color w:val="000000"/>
              </w:rPr>
              <w:t>ALL</w:t>
            </w:r>
          </w:p>
        </w:tc>
        <w:tc>
          <w:tcPr>
            <w:tcW w:w="2549" w:type="dxa"/>
            <w:tcBorders>
              <w:top w:val="single" w:sz="6" w:space="0" w:color="auto"/>
              <w:left w:val="single" w:sz="6" w:space="0" w:color="auto"/>
              <w:bottom w:val="single" w:sz="6" w:space="0" w:color="auto"/>
              <w:right w:val="single" w:sz="6" w:space="0" w:color="auto"/>
            </w:tcBorders>
          </w:tcPr>
          <w:p w14:paraId="0EDB9F4F" w14:textId="77777777" w:rsidR="00AF1AE4" w:rsidRDefault="00AF1AE4" w:rsidP="00AF1AE4">
            <w:pPr>
              <w:rPr>
                <w:rFonts w:ascii="Arial" w:hAnsi="Arial"/>
                <w:color w:val="000000"/>
              </w:rPr>
            </w:pPr>
            <w:r>
              <w:rPr>
                <w:rFonts w:ascii="Arial" w:hAnsi="Arial"/>
                <w:color w:val="000000"/>
              </w:rPr>
              <w:t xml:space="preserve">Reviewed By </w:t>
            </w:r>
          </w:p>
        </w:tc>
        <w:tc>
          <w:tcPr>
            <w:tcW w:w="2767" w:type="dxa"/>
            <w:tcBorders>
              <w:top w:val="single" w:sz="6" w:space="0" w:color="auto"/>
              <w:left w:val="single" w:sz="6" w:space="0" w:color="auto"/>
              <w:bottom w:val="single" w:sz="6" w:space="0" w:color="auto"/>
              <w:right w:val="single" w:sz="6" w:space="0" w:color="auto"/>
            </w:tcBorders>
          </w:tcPr>
          <w:p w14:paraId="1A7B5053" w14:textId="77777777" w:rsidR="00AF1AE4" w:rsidRPr="00233EB6" w:rsidRDefault="00AF1AE4" w:rsidP="00AF1AE4">
            <w:pPr>
              <w:rPr>
                <w:rFonts w:ascii="Arial" w:hAnsi="Arial"/>
                <w:color w:val="000000"/>
              </w:rPr>
            </w:pPr>
            <w:r w:rsidRPr="00233EB6">
              <w:rPr>
                <w:rFonts w:ascii="Arial" w:hAnsi="Arial"/>
                <w:color w:val="000000"/>
              </w:rPr>
              <w:t>Jatin Chauhan, Francesco Puntillo</w:t>
            </w:r>
          </w:p>
          <w:p w14:paraId="07C54397" w14:textId="77777777" w:rsidR="00AF1AE4" w:rsidRDefault="00AF1AE4" w:rsidP="00AF1AE4">
            <w:pPr>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35BEBD9D" w14:textId="77777777" w:rsidR="00AF1AE4" w:rsidRDefault="00AF1AE4" w:rsidP="00AF1AE4">
            <w:pPr>
              <w:rPr>
                <w:rFonts w:ascii="Arial" w:hAnsi="Arial"/>
                <w:color w:val="000000"/>
              </w:rPr>
            </w:pPr>
            <w:r>
              <w:rPr>
                <w:rFonts w:ascii="Arial" w:hAnsi="Arial"/>
                <w:color w:val="000000"/>
              </w:rPr>
              <w:t>8/28/19</w:t>
            </w:r>
          </w:p>
        </w:tc>
        <w:tc>
          <w:tcPr>
            <w:tcW w:w="1735" w:type="dxa"/>
            <w:tcBorders>
              <w:top w:val="single" w:sz="6" w:space="0" w:color="auto"/>
              <w:left w:val="single" w:sz="6" w:space="0" w:color="auto"/>
              <w:bottom w:val="single" w:sz="6" w:space="0" w:color="auto"/>
              <w:right w:val="single" w:sz="6" w:space="0" w:color="auto"/>
            </w:tcBorders>
          </w:tcPr>
          <w:p w14:paraId="717D0DFE" w14:textId="77777777" w:rsidR="00AF1AE4" w:rsidRDefault="00AF1AE4" w:rsidP="00AF1AE4">
            <w:pPr>
              <w:jc w:val="right"/>
              <w:rPr>
                <w:rFonts w:ascii="Arial" w:hAnsi="Arial"/>
                <w:color w:val="000000"/>
              </w:rPr>
            </w:pPr>
          </w:p>
        </w:tc>
      </w:tr>
      <w:tr w:rsidR="00AF1AE4" w14:paraId="78028674"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308C6DD0" w14:textId="77777777" w:rsidR="00AF1AE4" w:rsidRDefault="00AF1AE4" w:rsidP="00AF1AE4">
            <w:pPr>
              <w:rPr>
                <w:rFonts w:ascii="Arial" w:hAnsi="Arial"/>
                <w:color w:val="000000"/>
              </w:rPr>
            </w:pPr>
            <w:r>
              <w:rPr>
                <w:rFonts w:ascii="Arial" w:hAnsi="Arial"/>
                <w:color w:val="000000"/>
              </w:rPr>
              <w:t>6.0,11.0,12.0,13.0</w:t>
            </w:r>
          </w:p>
        </w:tc>
        <w:tc>
          <w:tcPr>
            <w:tcW w:w="2549" w:type="dxa"/>
            <w:tcBorders>
              <w:top w:val="single" w:sz="6" w:space="0" w:color="auto"/>
              <w:left w:val="single" w:sz="6" w:space="0" w:color="auto"/>
              <w:bottom w:val="single" w:sz="6" w:space="0" w:color="auto"/>
              <w:right w:val="single" w:sz="6" w:space="0" w:color="auto"/>
            </w:tcBorders>
          </w:tcPr>
          <w:p w14:paraId="165D8800" w14:textId="77777777" w:rsidR="00AF1AE4" w:rsidRDefault="00AF1AE4" w:rsidP="00AF1AE4">
            <w:pPr>
              <w:rPr>
                <w:rFonts w:ascii="Arial" w:hAnsi="Arial"/>
                <w:color w:val="000000"/>
              </w:rPr>
            </w:pPr>
            <w:r>
              <w:rPr>
                <w:rFonts w:ascii="Arial" w:hAnsi="Arial"/>
                <w:color w:val="000000"/>
              </w:rPr>
              <w:t>Updated Azure RCAI, Incident, Problem and Service management work flow</w:t>
            </w:r>
          </w:p>
        </w:tc>
        <w:tc>
          <w:tcPr>
            <w:tcW w:w="2767" w:type="dxa"/>
            <w:tcBorders>
              <w:top w:val="single" w:sz="6" w:space="0" w:color="auto"/>
              <w:left w:val="single" w:sz="6" w:space="0" w:color="auto"/>
              <w:bottom w:val="single" w:sz="6" w:space="0" w:color="auto"/>
              <w:right w:val="single" w:sz="6" w:space="0" w:color="auto"/>
            </w:tcBorders>
          </w:tcPr>
          <w:p w14:paraId="1D372DC3" w14:textId="77777777" w:rsidR="00AF1AE4" w:rsidRDefault="00AF1AE4" w:rsidP="00AF1AE4">
            <w:pPr>
              <w:rPr>
                <w:rFonts w:ascii="Arial" w:hAnsi="Arial"/>
                <w:color w:val="000000"/>
              </w:rPr>
            </w:pPr>
            <w:r>
              <w:rPr>
                <w:rFonts w:ascii="Arial" w:hAnsi="Arial"/>
                <w:color w:val="000000"/>
              </w:rPr>
              <w:t xml:space="preserve">Catherine Bhama </w:t>
            </w:r>
          </w:p>
        </w:tc>
        <w:tc>
          <w:tcPr>
            <w:tcW w:w="1514" w:type="dxa"/>
            <w:tcBorders>
              <w:top w:val="single" w:sz="6" w:space="0" w:color="auto"/>
              <w:left w:val="single" w:sz="6" w:space="0" w:color="auto"/>
              <w:bottom w:val="single" w:sz="6" w:space="0" w:color="auto"/>
              <w:right w:val="single" w:sz="6" w:space="0" w:color="auto"/>
            </w:tcBorders>
          </w:tcPr>
          <w:p w14:paraId="68E3496F" w14:textId="77777777" w:rsidR="00AF1AE4" w:rsidRDefault="00AF1AE4" w:rsidP="00AF1AE4">
            <w:pPr>
              <w:rPr>
                <w:rFonts w:ascii="Arial" w:hAnsi="Arial"/>
                <w:color w:val="000000"/>
              </w:rPr>
            </w:pPr>
            <w:r>
              <w:rPr>
                <w:rFonts w:ascii="Arial" w:hAnsi="Arial"/>
                <w:color w:val="000000"/>
              </w:rPr>
              <w:t>8/29/19</w:t>
            </w:r>
          </w:p>
        </w:tc>
        <w:tc>
          <w:tcPr>
            <w:tcW w:w="1735" w:type="dxa"/>
            <w:tcBorders>
              <w:top w:val="single" w:sz="6" w:space="0" w:color="auto"/>
              <w:left w:val="single" w:sz="6" w:space="0" w:color="auto"/>
              <w:bottom w:val="single" w:sz="6" w:space="0" w:color="auto"/>
              <w:right w:val="single" w:sz="6" w:space="0" w:color="auto"/>
            </w:tcBorders>
          </w:tcPr>
          <w:p w14:paraId="72851EFB" w14:textId="77777777" w:rsidR="00AF1AE4" w:rsidRDefault="00AF1AE4" w:rsidP="00AF1AE4">
            <w:pPr>
              <w:jc w:val="right"/>
              <w:rPr>
                <w:rFonts w:ascii="Arial" w:hAnsi="Arial"/>
                <w:color w:val="000000"/>
              </w:rPr>
            </w:pPr>
          </w:p>
        </w:tc>
      </w:tr>
      <w:tr w:rsidR="00AF1AE4" w14:paraId="5234EA9E"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13ED1956" w14:textId="77777777" w:rsidR="00AF1AE4" w:rsidRDefault="00AF1AE4" w:rsidP="00AF1AE4">
            <w:pPr>
              <w:rPr>
                <w:rFonts w:ascii="Arial" w:hAnsi="Arial"/>
                <w:color w:val="000000"/>
              </w:rPr>
            </w:pPr>
            <w:r>
              <w:rPr>
                <w:rFonts w:ascii="Arial" w:hAnsi="Arial"/>
                <w:color w:val="000000"/>
              </w:rPr>
              <w:t>2.4</w:t>
            </w:r>
          </w:p>
        </w:tc>
        <w:tc>
          <w:tcPr>
            <w:tcW w:w="2549" w:type="dxa"/>
            <w:tcBorders>
              <w:top w:val="single" w:sz="6" w:space="0" w:color="auto"/>
              <w:left w:val="single" w:sz="6" w:space="0" w:color="auto"/>
              <w:bottom w:val="single" w:sz="6" w:space="0" w:color="auto"/>
              <w:right w:val="single" w:sz="6" w:space="0" w:color="auto"/>
            </w:tcBorders>
          </w:tcPr>
          <w:p w14:paraId="09F1C233" w14:textId="77777777" w:rsidR="00AF1AE4" w:rsidRDefault="00AF1AE4" w:rsidP="00AF1AE4">
            <w:pPr>
              <w:rPr>
                <w:rFonts w:ascii="Arial" w:hAnsi="Arial"/>
                <w:color w:val="000000"/>
              </w:rPr>
            </w:pPr>
            <w:r>
              <w:rPr>
                <w:rFonts w:ascii="Arial" w:hAnsi="Arial"/>
                <w:color w:val="000000"/>
              </w:rPr>
              <w:t>Updated Azure Architecture and infrastructure diagram</w:t>
            </w:r>
          </w:p>
        </w:tc>
        <w:tc>
          <w:tcPr>
            <w:tcW w:w="2767" w:type="dxa"/>
            <w:tcBorders>
              <w:top w:val="single" w:sz="6" w:space="0" w:color="auto"/>
              <w:left w:val="single" w:sz="6" w:space="0" w:color="auto"/>
              <w:bottom w:val="single" w:sz="6" w:space="0" w:color="auto"/>
              <w:right w:val="single" w:sz="6" w:space="0" w:color="auto"/>
            </w:tcBorders>
          </w:tcPr>
          <w:p w14:paraId="1AB3DCB8" w14:textId="77777777" w:rsidR="00AF1AE4" w:rsidRDefault="00AF1AE4" w:rsidP="00AF1AE4">
            <w:pPr>
              <w:rPr>
                <w:rFonts w:ascii="Arial" w:hAnsi="Arial"/>
                <w:color w:val="000000"/>
              </w:rPr>
            </w:pPr>
            <w:r>
              <w:rPr>
                <w:rFonts w:ascii="Arial" w:hAnsi="Arial"/>
                <w:color w:val="000000"/>
              </w:rPr>
              <w:t xml:space="preserve">Catherine Bhama </w:t>
            </w:r>
          </w:p>
        </w:tc>
        <w:tc>
          <w:tcPr>
            <w:tcW w:w="1514" w:type="dxa"/>
            <w:tcBorders>
              <w:top w:val="single" w:sz="6" w:space="0" w:color="auto"/>
              <w:left w:val="single" w:sz="6" w:space="0" w:color="auto"/>
              <w:bottom w:val="single" w:sz="6" w:space="0" w:color="auto"/>
              <w:right w:val="single" w:sz="6" w:space="0" w:color="auto"/>
            </w:tcBorders>
          </w:tcPr>
          <w:p w14:paraId="01274F8C" w14:textId="77777777" w:rsidR="00AF1AE4" w:rsidRDefault="00AF1AE4" w:rsidP="00AF1AE4">
            <w:pPr>
              <w:rPr>
                <w:rFonts w:ascii="Arial" w:hAnsi="Arial"/>
                <w:color w:val="000000"/>
              </w:rPr>
            </w:pPr>
            <w:r>
              <w:rPr>
                <w:rFonts w:ascii="Arial" w:hAnsi="Arial"/>
                <w:color w:val="000000"/>
              </w:rPr>
              <w:t>8/30/19</w:t>
            </w:r>
          </w:p>
        </w:tc>
        <w:tc>
          <w:tcPr>
            <w:tcW w:w="1735" w:type="dxa"/>
            <w:tcBorders>
              <w:top w:val="single" w:sz="6" w:space="0" w:color="auto"/>
              <w:left w:val="single" w:sz="6" w:space="0" w:color="auto"/>
              <w:bottom w:val="single" w:sz="6" w:space="0" w:color="auto"/>
              <w:right w:val="single" w:sz="6" w:space="0" w:color="auto"/>
            </w:tcBorders>
          </w:tcPr>
          <w:p w14:paraId="5C235306" w14:textId="77777777" w:rsidR="00AF1AE4" w:rsidRDefault="00AF1AE4" w:rsidP="00AF1AE4">
            <w:pPr>
              <w:jc w:val="right"/>
              <w:rPr>
                <w:rFonts w:ascii="Arial" w:hAnsi="Arial"/>
                <w:color w:val="000000"/>
              </w:rPr>
            </w:pPr>
          </w:p>
        </w:tc>
      </w:tr>
      <w:tr w:rsidR="00AF1AE4" w14:paraId="094CABD6"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531981BE" w14:textId="77777777" w:rsidR="00AF1AE4" w:rsidRDefault="00AF1AE4" w:rsidP="00AF1AE4">
            <w:pPr>
              <w:rPr>
                <w:rFonts w:ascii="Arial" w:hAnsi="Arial"/>
                <w:color w:val="000000"/>
              </w:rPr>
            </w:pPr>
            <w:r>
              <w:rPr>
                <w:rFonts w:ascii="Arial" w:hAnsi="Arial"/>
                <w:color w:val="000000"/>
              </w:rPr>
              <w:t>9.0,10.0</w:t>
            </w:r>
          </w:p>
        </w:tc>
        <w:tc>
          <w:tcPr>
            <w:tcW w:w="2549" w:type="dxa"/>
            <w:tcBorders>
              <w:top w:val="single" w:sz="6" w:space="0" w:color="auto"/>
              <w:left w:val="single" w:sz="6" w:space="0" w:color="auto"/>
              <w:bottom w:val="single" w:sz="6" w:space="0" w:color="auto"/>
              <w:right w:val="single" w:sz="6" w:space="0" w:color="auto"/>
            </w:tcBorders>
          </w:tcPr>
          <w:p w14:paraId="149347C4" w14:textId="77777777" w:rsidR="00AF1AE4" w:rsidRDefault="00AF1AE4" w:rsidP="00AF1AE4">
            <w:pPr>
              <w:rPr>
                <w:rFonts w:ascii="Arial" w:hAnsi="Arial"/>
                <w:color w:val="000000"/>
              </w:rPr>
            </w:pPr>
            <w:r>
              <w:rPr>
                <w:rFonts w:ascii="Arial" w:hAnsi="Arial"/>
                <w:color w:val="000000"/>
              </w:rPr>
              <w:t>Updated Backup and Restore process.</w:t>
            </w:r>
          </w:p>
        </w:tc>
        <w:tc>
          <w:tcPr>
            <w:tcW w:w="2767" w:type="dxa"/>
            <w:tcBorders>
              <w:top w:val="single" w:sz="6" w:space="0" w:color="auto"/>
              <w:left w:val="single" w:sz="6" w:space="0" w:color="auto"/>
              <w:bottom w:val="single" w:sz="6" w:space="0" w:color="auto"/>
              <w:right w:val="single" w:sz="6" w:space="0" w:color="auto"/>
            </w:tcBorders>
          </w:tcPr>
          <w:p w14:paraId="7134F9B3" w14:textId="77777777" w:rsidR="00AF1AE4" w:rsidRDefault="00AF1AE4" w:rsidP="00AF1AE4">
            <w:pPr>
              <w:rPr>
                <w:rFonts w:ascii="Arial" w:hAnsi="Arial"/>
                <w:color w:val="000000"/>
              </w:rPr>
            </w:pPr>
            <w:r>
              <w:rPr>
                <w:rFonts w:ascii="Arial" w:hAnsi="Arial"/>
                <w:color w:val="000000"/>
              </w:rPr>
              <w:t xml:space="preserve">Catherine Bhama </w:t>
            </w:r>
          </w:p>
        </w:tc>
        <w:tc>
          <w:tcPr>
            <w:tcW w:w="1514" w:type="dxa"/>
            <w:tcBorders>
              <w:top w:val="single" w:sz="6" w:space="0" w:color="auto"/>
              <w:left w:val="single" w:sz="6" w:space="0" w:color="auto"/>
              <w:bottom w:val="single" w:sz="6" w:space="0" w:color="auto"/>
              <w:right w:val="single" w:sz="6" w:space="0" w:color="auto"/>
            </w:tcBorders>
          </w:tcPr>
          <w:p w14:paraId="185C3D85" w14:textId="77777777" w:rsidR="00AF1AE4" w:rsidRDefault="00AF1AE4" w:rsidP="00AF1AE4">
            <w:pPr>
              <w:rPr>
                <w:rFonts w:ascii="Arial" w:hAnsi="Arial"/>
                <w:color w:val="000000"/>
              </w:rPr>
            </w:pPr>
            <w:r>
              <w:rPr>
                <w:rFonts w:ascii="Arial" w:hAnsi="Arial"/>
                <w:color w:val="000000"/>
              </w:rPr>
              <w:t>9/26/19</w:t>
            </w:r>
          </w:p>
        </w:tc>
        <w:tc>
          <w:tcPr>
            <w:tcW w:w="1735" w:type="dxa"/>
            <w:tcBorders>
              <w:top w:val="single" w:sz="6" w:space="0" w:color="auto"/>
              <w:left w:val="single" w:sz="6" w:space="0" w:color="auto"/>
              <w:bottom w:val="single" w:sz="6" w:space="0" w:color="auto"/>
              <w:right w:val="single" w:sz="6" w:space="0" w:color="auto"/>
            </w:tcBorders>
          </w:tcPr>
          <w:p w14:paraId="25B0C39A" w14:textId="77777777" w:rsidR="00AF1AE4" w:rsidRDefault="00AF1AE4" w:rsidP="00AF1AE4">
            <w:pPr>
              <w:jc w:val="right"/>
              <w:rPr>
                <w:rFonts w:ascii="Arial" w:hAnsi="Arial"/>
                <w:color w:val="000000"/>
              </w:rPr>
            </w:pPr>
          </w:p>
        </w:tc>
      </w:tr>
      <w:tr w:rsidR="00AF1AE4" w14:paraId="42A49C71"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5D68EFC1"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1DC2B61A"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51D0C801"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5195AFEB"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768AB73D" w14:textId="77777777" w:rsidR="00AF1AE4" w:rsidRDefault="00AF1AE4" w:rsidP="00AF1AE4">
            <w:pPr>
              <w:jc w:val="right"/>
              <w:rPr>
                <w:rFonts w:ascii="Arial" w:hAnsi="Arial"/>
                <w:color w:val="000000"/>
              </w:rPr>
            </w:pPr>
          </w:p>
        </w:tc>
      </w:tr>
      <w:tr w:rsidR="00AF1AE4" w14:paraId="1689E24E"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40126980"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1D663429"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74EBC881"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1478053C"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5B6D98C0" w14:textId="77777777" w:rsidR="00AF1AE4" w:rsidRDefault="00AF1AE4" w:rsidP="00AF1AE4">
            <w:pPr>
              <w:jc w:val="right"/>
              <w:rPr>
                <w:rFonts w:ascii="Arial" w:hAnsi="Arial"/>
                <w:color w:val="000000"/>
              </w:rPr>
            </w:pPr>
          </w:p>
        </w:tc>
      </w:tr>
      <w:tr w:rsidR="00AF1AE4" w14:paraId="747E1C13"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42BB9B09"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323773CC"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1462368C"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16D35FBF"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460CCF6B" w14:textId="77777777" w:rsidR="00AF1AE4" w:rsidRDefault="00AF1AE4" w:rsidP="00AF1AE4">
            <w:pPr>
              <w:jc w:val="right"/>
              <w:rPr>
                <w:rFonts w:ascii="Arial" w:hAnsi="Arial"/>
                <w:color w:val="000000"/>
              </w:rPr>
            </w:pPr>
          </w:p>
        </w:tc>
      </w:tr>
      <w:tr w:rsidR="00AF1AE4" w14:paraId="31D9AB85"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25080DCC"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41061F8E"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22F55943"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396E2E8A"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52FC3DBF" w14:textId="77777777" w:rsidR="00AF1AE4" w:rsidRDefault="00AF1AE4" w:rsidP="00AF1AE4">
            <w:pPr>
              <w:jc w:val="right"/>
              <w:rPr>
                <w:rFonts w:ascii="Arial" w:hAnsi="Arial"/>
                <w:color w:val="000000"/>
              </w:rPr>
            </w:pPr>
          </w:p>
        </w:tc>
      </w:tr>
      <w:tr w:rsidR="00AF1AE4" w14:paraId="7C121335"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0695CCB6"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3BDB08DB"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5CEF8FE0"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6D6F67CD"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65EE2519" w14:textId="77777777" w:rsidR="00AF1AE4" w:rsidRDefault="00AF1AE4" w:rsidP="00AF1AE4">
            <w:pPr>
              <w:jc w:val="right"/>
              <w:rPr>
                <w:rFonts w:ascii="Arial" w:hAnsi="Arial"/>
                <w:color w:val="000000"/>
              </w:rPr>
            </w:pPr>
          </w:p>
        </w:tc>
      </w:tr>
      <w:tr w:rsidR="00AF1AE4" w14:paraId="311D55F7"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5C77E45E"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7E80DDC2"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30C86618"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1301820F"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3BE73D09" w14:textId="77777777" w:rsidR="00AF1AE4" w:rsidRDefault="00AF1AE4" w:rsidP="00AF1AE4">
            <w:pPr>
              <w:jc w:val="right"/>
              <w:rPr>
                <w:rFonts w:ascii="Arial" w:hAnsi="Arial"/>
                <w:color w:val="000000"/>
              </w:rPr>
            </w:pPr>
          </w:p>
        </w:tc>
      </w:tr>
      <w:tr w:rsidR="00AF1AE4" w14:paraId="106E3A51"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4D77BA73"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05389FD4"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68583785"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1B56C94D"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6B755C99" w14:textId="77777777" w:rsidR="00AF1AE4" w:rsidRDefault="00AF1AE4" w:rsidP="00AF1AE4">
            <w:pPr>
              <w:jc w:val="right"/>
              <w:rPr>
                <w:rFonts w:ascii="Arial" w:hAnsi="Arial"/>
                <w:color w:val="000000"/>
              </w:rPr>
            </w:pPr>
          </w:p>
        </w:tc>
      </w:tr>
      <w:tr w:rsidR="00AF1AE4" w14:paraId="21EDBF51"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6FBFFC15"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3336967C"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5037D967"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099C33C4"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487A9688" w14:textId="77777777" w:rsidR="00AF1AE4" w:rsidRDefault="00AF1AE4" w:rsidP="00AF1AE4">
            <w:pPr>
              <w:jc w:val="right"/>
              <w:rPr>
                <w:rFonts w:ascii="Arial" w:hAnsi="Arial"/>
                <w:color w:val="000000"/>
              </w:rPr>
            </w:pPr>
          </w:p>
        </w:tc>
      </w:tr>
      <w:tr w:rsidR="00AF1AE4" w14:paraId="05D91BEA"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38D14D15"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5087037B"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669D7241"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41350905"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2AA7E3C1" w14:textId="77777777" w:rsidR="00AF1AE4" w:rsidRDefault="00AF1AE4" w:rsidP="00AF1AE4">
            <w:pPr>
              <w:jc w:val="right"/>
              <w:rPr>
                <w:rFonts w:ascii="Arial" w:hAnsi="Arial"/>
                <w:color w:val="000000"/>
              </w:rPr>
            </w:pPr>
          </w:p>
        </w:tc>
      </w:tr>
      <w:tr w:rsidR="00AF1AE4" w14:paraId="539537F5"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75108758"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162522AC"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29AFE2F3"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5BA23C2C"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79EB5127" w14:textId="77777777" w:rsidR="00AF1AE4" w:rsidRDefault="00AF1AE4" w:rsidP="00AF1AE4">
            <w:pPr>
              <w:jc w:val="right"/>
              <w:rPr>
                <w:rFonts w:ascii="Arial" w:hAnsi="Arial"/>
                <w:color w:val="000000"/>
              </w:rPr>
            </w:pPr>
          </w:p>
        </w:tc>
      </w:tr>
      <w:tr w:rsidR="00AF1AE4" w14:paraId="4C9CA2E0" w14:textId="77777777" w:rsidTr="00262EAC">
        <w:trPr>
          <w:trHeight w:val="247"/>
        </w:trPr>
        <w:tc>
          <w:tcPr>
            <w:tcW w:w="1673" w:type="dxa"/>
            <w:tcBorders>
              <w:top w:val="single" w:sz="6" w:space="0" w:color="auto"/>
              <w:left w:val="single" w:sz="6" w:space="0" w:color="auto"/>
              <w:bottom w:val="single" w:sz="6" w:space="0" w:color="auto"/>
              <w:right w:val="single" w:sz="6" w:space="0" w:color="auto"/>
            </w:tcBorders>
          </w:tcPr>
          <w:p w14:paraId="1E909656" w14:textId="77777777" w:rsidR="00AF1AE4" w:rsidRDefault="00AF1AE4" w:rsidP="00AF1AE4">
            <w:pPr>
              <w:jc w:val="right"/>
              <w:rPr>
                <w:rFonts w:ascii="Arial" w:hAnsi="Arial"/>
                <w:color w:val="000000"/>
              </w:rPr>
            </w:pPr>
          </w:p>
        </w:tc>
        <w:tc>
          <w:tcPr>
            <w:tcW w:w="2549" w:type="dxa"/>
            <w:tcBorders>
              <w:top w:val="single" w:sz="6" w:space="0" w:color="auto"/>
              <w:left w:val="single" w:sz="6" w:space="0" w:color="auto"/>
              <w:bottom w:val="single" w:sz="6" w:space="0" w:color="auto"/>
              <w:right w:val="single" w:sz="6" w:space="0" w:color="auto"/>
            </w:tcBorders>
          </w:tcPr>
          <w:p w14:paraId="2BE41D09" w14:textId="77777777" w:rsidR="00AF1AE4" w:rsidRDefault="00AF1AE4" w:rsidP="00AF1AE4">
            <w:pPr>
              <w:jc w:val="right"/>
              <w:rPr>
                <w:rFonts w:ascii="Arial" w:hAnsi="Arial"/>
                <w:color w:val="000000"/>
              </w:rPr>
            </w:pPr>
          </w:p>
        </w:tc>
        <w:tc>
          <w:tcPr>
            <w:tcW w:w="2767" w:type="dxa"/>
            <w:tcBorders>
              <w:top w:val="single" w:sz="6" w:space="0" w:color="auto"/>
              <w:left w:val="single" w:sz="6" w:space="0" w:color="auto"/>
              <w:bottom w:val="single" w:sz="6" w:space="0" w:color="auto"/>
              <w:right w:val="single" w:sz="6" w:space="0" w:color="auto"/>
            </w:tcBorders>
          </w:tcPr>
          <w:p w14:paraId="693ABA29" w14:textId="77777777" w:rsidR="00AF1AE4" w:rsidRDefault="00AF1AE4" w:rsidP="00AF1AE4">
            <w:pPr>
              <w:jc w:val="right"/>
              <w:rPr>
                <w:rFonts w:ascii="Arial" w:hAnsi="Arial"/>
                <w:color w:val="000000"/>
              </w:rPr>
            </w:pPr>
          </w:p>
        </w:tc>
        <w:tc>
          <w:tcPr>
            <w:tcW w:w="1514" w:type="dxa"/>
            <w:tcBorders>
              <w:top w:val="single" w:sz="6" w:space="0" w:color="auto"/>
              <w:left w:val="single" w:sz="6" w:space="0" w:color="auto"/>
              <w:bottom w:val="single" w:sz="6" w:space="0" w:color="auto"/>
              <w:right w:val="single" w:sz="6" w:space="0" w:color="auto"/>
            </w:tcBorders>
          </w:tcPr>
          <w:p w14:paraId="0D049336" w14:textId="77777777" w:rsidR="00AF1AE4" w:rsidRDefault="00AF1AE4" w:rsidP="00AF1AE4">
            <w:pPr>
              <w:jc w:val="right"/>
              <w:rPr>
                <w:rFonts w:ascii="Arial" w:hAnsi="Arial"/>
                <w:color w:val="000000"/>
              </w:rPr>
            </w:pPr>
          </w:p>
        </w:tc>
        <w:tc>
          <w:tcPr>
            <w:tcW w:w="1735" w:type="dxa"/>
            <w:tcBorders>
              <w:top w:val="single" w:sz="6" w:space="0" w:color="auto"/>
              <w:left w:val="single" w:sz="6" w:space="0" w:color="auto"/>
              <w:bottom w:val="single" w:sz="6" w:space="0" w:color="auto"/>
              <w:right w:val="single" w:sz="6" w:space="0" w:color="auto"/>
            </w:tcBorders>
          </w:tcPr>
          <w:p w14:paraId="039029B4" w14:textId="77777777" w:rsidR="00AF1AE4" w:rsidRDefault="00AF1AE4" w:rsidP="00AF1AE4">
            <w:pPr>
              <w:jc w:val="right"/>
              <w:rPr>
                <w:rFonts w:ascii="Arial" w:hAnsi="Arial"/>
                <w:color w:val="000000"/>
              </w:rPr>
            </w:pPr>
          </w:p>
        </w:tc>
      </w:tr>
    </w:tbl>
    <w:p w14:paraId="302145F7" w14:textId="77777777" w:rsidR="0068615E" w:rsidRDefault="0068615E" w:rsidP="0068615E">
      <w:pPr>
        <w:jc w:val="center"/>
        <w:rPr>
          <w:rFonts w:ascii="Arial" w:hAnsi="Arial"/>
          <w:b/>
          <w:sz w:val="27"/>
        </w:rPr>
      </w:pPr>
    </w:p>
    <w:p w14:paraId="0785DF5D" w14:textId="77777777" w:rsidR="005B1370" w:rsidRDefault="005B1370" w:rsidP="0068615E">
      <w:pPr>
        <w:jc w:val="center"/>
        <w:rPr>
          <w:rFonts w:ascii="Arial" w:hAnsi="Arial"/>
          <w:b/>
          <w:sz w:val="27"/>
        </w:rPr>
      </w:pPr>
    </w:p>
    <w:p w14:paraId="35D6A2F7" w14:textId="77777777" w:rsidR="0068615E" w:rsidRDefault="0068615E" w:rsidP="0068615E">
      <w:pPr>
        <w:jc w:val="center"/>
        <w:rPr>
          <w:rFonts w:ascii="Arial" w:hAnsi="Arial"/>
          <w:b/>
          <w:sz w:val="27"/>
        </w:rPr>
      </w:pPr>
    </w:p>
    <w:p w14:paraId="0636AFB5" w14:textId="77777777" w:rsidR="0068615E" w:rsidRDefault="0068615E" w:rsidP="0068615E">
      <w:pPr>
        <w:jc w:val="center"/>
        <w:rPr>
          <w:rFonts w:ascii="Arial" w:hAnsi="Arial"/>
          <w:b/>
          <w:sz w:val="27"/>
        </w:rPr>
      </w:pPr>
    </w:p>
    <w:p w14:paraId="7AFF5B49" w14:textId="77777777" w:rsidR="0068615E" w:rsidRDefault="0068615E" w:rsidP="0068615E">
      <w:pPr>
        <w:jc w:val="center"/>
        <w:rPr>
          <w:rFonts w:ascii="Arial" w:hAnsi="Arial"/>
          <w:b/>
          <w:sz w:val="27"/>
        </w:rPr>
      </w:pPr>
    </w:p>
    <w:p w14:paraId="315E09FD" w14:textId="77777777" w:rsidR="0068615E" w:rsidRDefault="0068615E" w:rsidP="0068615E">
      <w:pPr>
        <w:jc w:val="center"/>
        <w:rPr>
          <w:rFonts w:ascii="Arial" w:hAnsi="Arial"/>
          <w:b/>
          <w:sz w:val="27"/>
        </w:rPr>
      </w:pPr>
    </w:p>
    <w:p w14:paraId="7FB1FC28" w14:textId="77777777" w:rsidR="0068615E" w:rsidRDefault="0068615E" w:rsidP="0068615E">
      <w:pPr>
        <w:pStyle w:val="Heading1"/>
        <w:numPr>
          <w:ilvl w:val="0"/>
          <w:numId w:val="0"/>
        </w:numPr>
      </w:pPr>
      <w:bookmarkStart w:id="78" w:name="_Toc429309609"/>
      <w:bookmarkStart w:id="79" w:name="_Toc483877113"/>
      <w:bookmarkStart w:id="80" w:name="_Toc354906411"/>
      <w:bookmarkStart w:id="81" w:name="_Toc354906568"/>
      <w:bookmarkStart w:id="82" w:name="_Toc354916012"/>
      <w:bookmarkStart w:id="83" w:name="_Toc354916264"/>
      <w:bookmarkStart w:id="84" w:name="_Toc354916651"/>
      <w:bookmarkStart w:id="85" w:name="_Toc354916872"/>
      <w:bookmarkStart w:id="86" w:name="_Toc354917235"/>
      <w:bookmarkStart w:id="87" w:name="_Toc354918203"/>
      <w:bookmarkStart w:id="88" w:name="_Toc354918326"/>
      <w:bookmarkStart w:id="89" w:name="_Toc354918377"/>
      <w:bookmarkStart w:id="90" w:name="_Toc354966333"/>
      <w:bookmarkStart w:id="91" w:name="_Toc354966548"/>
      <w:bookmarkStart w:id="92" w:name="_Toc354966876"/>
      <w:bookmarkStart w:id="93" w:name="_Toc354973130"/>
      <w:bookmarkStart w:id="94" w:name="_Toc355499569"/>
      <w:bookmarkStart w:id="95" w:name="_Toc355499636"/>
      <w:bookmarkStart w:id="96" w:name="_Toc355602840"/>
      <w:bookmarkStart w:id="97" w:name="_Toc355658642"/>
      <w:bookmarkStart w:id="98" w:name="_Toc355660835"/>
      <w:bookmarkStart w:id="99" w:name="_Toc355755950"/>
      <w:bookmarkStart w:id="100" w:name="_Toc355756412"/>
      <w:bookmarkStart w:id="101" w:name="_Toc355760131"/>
      <w:bookmarkStart w:id="102" w:name="_Toc355760971"/>
      <w:bookmarkStart w:id="103" w:name="_Toc355762849"/>
      <w:bookmarkStart w:id="104" w:name="_Toc355762904"/>
      <w:bookmarkStart w:id="105" w:name="_Toc355774420"/>
      <w:bookmarkStart w:id="106" w:name="_Toc355774476"/>
      <w:bookmarkStart w:id="107" w:name="_Toc359137611"/>
      <w:bookmarkStart w:id="108" w:name="_Toc360411845"/>
      <w:bookmarkStart w:id="109" w:name="_Toc360589872"/>
      <w:bookmarkStart w:id="110" w:name="_Toc360600146"/>
      <w:bookmarkStart w:id="111" w:name="_Toc361620106"/>
      <w:r>
        <w:br w:type="page"/>
      </w:r>
    </w:p>
    <w:p w14:paraId="6A239525" w14:textId="77777777" w:rsidR="0068615E" w:rsidRDefault="0068615E" w:rsidP="0068615E">
      <w:pPr>
        <w:pStyle w:val="Heading1"/>
      </w:pPr>
      <w:bookmarkStart w:id="112" w:name="_Toc492803875"/>
      <w:bookmarkStart w:id="113" w:name="_Toc493066632"/>
      <w:bookmarkStart w:id="114" w:name="_Toc507322773"/>
      <w:bookmarkStart w:id="115" w:name="_Toc35496771"/>
      <w:r>
        <w:lastRenderedPageBreak/>
        <w:t>Application Overview and Configuration</w:t>
      </w:r>
      <w:bookmarkEnd w:id="112"/>
      <w:bookmarkEnd w:id="113"/>
      <w:bookmarkEnd w:id="114"/>
      <w:bookmarkEnd w:id="115"/>
    </w:p>
    <w:p w14:paraId="721DAE24" w14:textId="77777777" w:rsidR="0068615E" w:rsidRDefault="0068615E" w:rsidP="0068615E">
      <w:pPr>
        <w:pStyle w:val="Heading2"/>
      </w:pPr>
      <w:bookmarkStart w:id="116" w:name="_Toc492803876"/>
      <w:bookmarkStart w:id="117" w:name="_Toc493066633"/>
      <w:bookmarkStart w:id="118" w:name="_Toc507322774"/>
      <w:bookmarkStart w:id="119" w:name="_Toc35496772"/>
      <w:r>
        <w:t>Application Overview and Business Objectives</w:t>
      </w:r>
      <w:bookmarkEnd w:id="116"/>
      <w:bookmarkEnd w:id="117"/>
      <w:bookmarkEnd w:id="118"/>
      <w:bookmarkEnd w:id="119"/>
    </w:p>
    <w:p w14:paraId="77AE8506" w14:textId="77777777" w:rsidR="00831A6E" w:rsidRDefault="00831A6E" w:rsidP="0068615E">
      <w:pPr>
        <w:pStyle w:val="tableright"/>
        <w:spacing w:before="0" w:after="0" w:line="240" w:lineRule="exact"/>
        <w:rPr>
          <w:rFonts w:ascii="Arial" w:hAnsi="Arial"/>
          <w:i/>
          <w:color w:val="000000"/>
          <w:sz w:val="24"/>
        </w:rPr>
      </w:pPr>
      <w:r>
        <w:rPr>
          <w:rFonts w:ascii="Arial" w:hAnsi="Arial" w:cs="Arial"/>
          <w:color w:val="333333"/>
          <w:sz w:val="21"/>
          <w:szCs w:val="21"/>
        </w:rPr>
        <w:t>The Global Repository for Investment Data (The GRID) will serve as an online historical repository for all Investment data published/consumed by technology systems and/or data received by the Investments organization</w:t>
      </w:r>
      <w:r w:rsidR="00010FEC">
        <w:rPr>
          <w:rFonts w:ascii="Arial" w:hAnsi="Arial" w:cs="Arial"/>
          <w:color w:val="333333"/>
          <w:sz w:val="21"/>
          <w:szCs w:val="21"/>
        </w:rPr>
        <w:t>.</w:t>
      </w:r>
    </w:p>
    <w:p w14:paraId="7D323162" w14:textId="77777777" w:rsidR="0068615E" w:rsidRDefault="0068615E" w:rsidP="0068615E">
      <w:pPr>
        <w:pStyle w:val="Heading2"/>
      </w:pPr>
      <w:bookmarkStart w:id="120" w:name="_Toc507322775"/>
      <w:bookmarkStart w:id="121" w:name="_Toc35496773"/>
      <w:r>
        <w:t>High Level Architecture Diagram</w:t>
      </w:r>
      <w:bookmarkEnd w:id="120"/>
      <w:bookmarkEnd w:id="121"/>
    </w:p>
    <w:p w14:paraId="099D86B3" w14:textId="77777777" w:rsidR="0068615E" w:rsidRDefault="00010FEC" w:rsidP="0068615E">
      <w:pPr>
        <w:jc w:val="center"/>
        <w:rPr>
          <w:rFonts w:ascii="Arial" w:hAnsi="Arial"/>
          <w:i/>
          <w:color w:val="FF0000"/>
        </w:rPr>
      </w:pPr>
      <w:r>
        <w:rPr>
          <w:noProof/>
          <w:snapToGrid/>
        </w:rPr>
        <w:drawing>
          <wp:inline distT="0" distB="0" distL="0" distR="0" wp14:anchorId="00570696" wp14:editId="25A46B55">
            <wp:extent cx="6858000" cy="4266565"/>
            <wp:effectExtent l="19050" t="19050" r="1905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4266565"/>
                    </a:xfrm>
                    <a:prstGeom prst="rect">
                      <a:avLst/>
                    </a:prstGeom>
                    <a:ln>
                      <a:solidFill>
                        <a:schemeClr val="bg1">
                          <a:lumMod val="65000"/>
                        </a:schemeClr>
                      </a:solidFill>
                    </a:ln>
                  </pic:spPr>
                </pic:pic>
              </a:graphicData>
            </a:graphic>
          </wp:inline>
        </w:drawing>
      </w:r>
    </w:p>
    <w:p w14:paraId="7B452B82" w14:textId="77777777" w:rsidR="005B1370" w:rsidRDefault="00A6567A" w:rsidP="00E6407C">
      <w:r>
        <w:object w:dxaOrig="0" w:dyaOrig="0" w14:anchorId="2FB65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7.2pt;margin-top:24.6pt;width:-.05pt;height:-20.25pt;z-index:251664384;mso-position-horizontal:absolute;mso-position-horizontal-relative:text;mso-position-vertical:absolute;mso-position-vertical-relative:text" o:allowincell="f">
            <v:imagedata r:id="rId9" o:title=""/>
            <w10:wrap type="topAndBottom"/>
          </v:shape>
          <o:OLEObject Type="Embed" ProgID="Visio.Drawing.11" ShapeID="_x0000_s1030" DrawAspect="Content" ObjectID="_1646737670" r:id="rId10"/>
        </w:object>
      </w:r>
    </w:p>
    <w:p w14:paraId="27A31A0E" w14:textId="77777777" w:rsidR="00010FEC" w:rsidRDefault="00010FEC">
      <w:pPr>
        <w:spacing w:before="0" w:after="160" w:line="259" w:lineRule="auto"/>
        <w:rPr>
          <w:rFonts w:ascii="Arial" w:hAnsi="Arial"/>
          <w:b/>
          <w:sz w:val="22"/>
        </w:rPr>
      </w:pPr>
      <w:r>
        <w:br w:type="page"/>
      </w:r>
    </w:p>
    <w:p w14:paraId="372B606E" w14:textId="77777777" w:rsidR="005B1370" w:rsidRDefault="005B1370" w:rsidP="00A6567A">
      <w:pPr>
        <w:pStyle w:val="Heading2"/>
      </w:pPr>
      <w:bookmarkStart w:id="122" w:name="_Toc35496774"/>
      <w:commentRangeStart w:id="123"/>
      <w:r>
        <w:lastRenderedPageBreak/>
        <w:t>Azure Conceptual Diagram</w:t>
      </w:r>
      <w:bookmarkEnd w:id="122"/>
      <w:commentRangeEnd w:id="123"/>
      <w:r w:rsidR="006C31C9">
        <w:rPr>
          <w:rStyle w:val="CommentReference"/>
          <w:rFonts w:ascii="Times New Roman" w:hAnsi="Times New Roman"/>
          <w:b w:val="0"/>
        </w:rPr>
        <w:commentReference w:id="123"/>
      </w:r>
    </w:p>
    <w:p w14:paraId="161F3188" w14:textId="77777777" w:rsidR="005B1370" w:rsidRDefault="005B1370" w:rsidP="00E6407C">
      <w:r>
        <w:rPr>
          <w:noProof/>
        </w:rPr>
        <w:drawing>
          <wp:inline distT="0" distB="0" distL="0" distR="0" wp14:anchorId="0031B492" wp14:editId="0DE8E82F">
            <wp:extent cx="6858000" cy="2706941"/>
            <wp:effectExtent l="0" t="0" r="0" b="0"/>
            <wp:docPr id="3" name="Picture 3" descr="cid:image001.jpg@01D55CD7.3C074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55CD7.3C0740D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858000" cy="2706941"/>
                    </a:xfrm>
                    <a:prstGeom prst="rect">
                      <a:avLst/>
                    </a:prstGeom>
                    <a:noFill/>
                    <a:ln>
                      <a:noFill/>
                    </a:ln>
                  </pic:spPr>
                </pic:pic>
              </a:graphicData>
            </a:graphic>
          </wp:inline>
        </w:drawing>
      </w:r>
    </w:p>
    <w:p w14:paraId="45BBF284" w14:textId="77777777" w:rsidR="0068615E" w:rsidRDefault="008341B0" w:rsidP="00770312">
      <w:pPr>
        <w:rPr>
          <w:rFonts w:ascii="Arial" w:hAnsi="Arial"/>
          <w:b/>
          <w:i/>
          <w:color w:val="FF0000"/>
        </w:rPr>
      </w:pPr>
      <w:commentRangeStart w:id="124"/>
      <w:r>
        <w:rPr>
          <w:noProof/>
          <w:snapToGrid/>
        </w:rPr>
        <w:drawing>
          <wp:inline distT="0" distB="0" distL="0" distR="0" wp14:anchorId="3B200DD2" wp14:editId="57BF02B7">
            <wp:extent cx="6858000" cy="5107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5107940"/>
                    </a:xfrm>
                    <a:prstGeom prst="rect">
                      <a:avLst/>
                    </a:prstGeom>
                  </pic:spPr>
                </pic:pic>
              </a:graphicData>
            </a:graphic>
          </wp:inline>
        </w:drawing>
      </w:r>
      <w:commentRangeEnd w:id="124"/>
      <w:r w:rsidR="006F6D32">
        <w:rPr>
          <w:rStyle w:val="CommentReference"/>
        </w:rPr>
        <w:commentReference w:id="124"/>
      </w:r>
    </w:p>
    <w:p w14:paraId="56539010" w14:textId="77777777" w:rsidR="00C21833" w:rsidRDefault="00C21833" w:rsidP="00C21833">
      <w:pPr>
        <w:spacing w:before="0"/>
        <w:rPr>
          <w:rFonts w:ascii="Arial" w:hAnsi="Arial"/>
          <w:b/>
          <w:i/>
          <w:color w:val="FF0000"/>
        </w:rPr>
      </w:pPr>
    </w:p>
    <w:p w14:paraId="5ECA950B" w14:textId="77777777" w:rsidR="00B972BF" w:rsidRDefault="00B972BF" w:rsidP="00B972BF">
      <w:pPr>
        <w:pStyle w:val="Heading1"/>
      </w:pPr>
      <w:bookmarkStart w:id="126" w:name="_Toc17893615"/>
      <w:bookmarkStart w:id="127" w:name="_Toc35496775"/>
      <w:r>
        <w:lastRenderedPageBreak/>
        <w:t>Software Configuration</w:t>
      </w:r>
      <w:bookmarkEnd w:id="126"/>
      <w:bookmarkEnd w:id="127"/>
    </w:p>
    <w:p w14:paraId="1CC4C208" w14:textId="77777777" w:rsidR="00B972BF" w:rsidRDefault="00B972BF" w:rsidP="00B972BF">
      <w:pPr>
        <w:pStyle w:val="Heading2"/>
      </w:pPr>
      <w:bookmarkStart w:id="128" w:name="_Toc17893616"/>
      <w:bookmarkStart w:id="129" w:name="_Toc35496776"/>
      <w:r>
        <w:t>General Software Components</w:t>
      </w:r>
      <w:bookmarkEnd w:id="128"/>
      <w:bookmarkEnd w:id="129"/>
    </w:p>
    <w:p w14:paraId="43546A1F" w14:textId="77777777" w:rsidR="00B972BF" w:rsidRDefault="00B972BF" w:rsidP="00B972BF"/>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60"/>
        <w:gridCol w:w="3502"/>
        <w:gridCol w:w="1530"/>
        <w:gridCol w:w="1454"/>
      </w:tblGrid>
      <w:tr w:rsidR="00B972BF" w14:paraId="51CB2191" w14:textId="77777777" w:rsidTr="00A6567A">
        <w:trPr>
          <w:jc w:val="center"/>
        </w:trPr>
        <w:tc>
          <w:tcPr>
            <w:tcW w:w="3060" w:type="dxa"/>
            <w:shd w:val="pct20" w:color="000000" w:fill="FFFFFF"/>
          </w:tcPr>
          <w:p w14:paraId="18781077" w14:textId="77777777" w:rsidR="00B972BF" w:rsidRDefault="00B972BF" w:rsidP="00A6567A">
            <w:pPr>
              <w:jc w:val="center"/>
              <w:rPr>
                <w:rFonts w:ascii="Arial" w:hAnsi="Arial"/>
                <w:b/>
                <w:sz w:val="19"/>
              </w:rPr>
            </w:pPr>
            <w:r>
              <w:rPr>
                <w:rFonts w:ascii="Arial" w:hAnsi="Arial"/>
                <w:b/>
                <w:sz w:val="19"/>
              </w:rPr>
              <w:t>Description</w:t>
            </w:r>
          </w:p>
        </w:tc>
        <w:tc>
          <w:tcPr>
            <w:tcW w:w="3502" w:type="dxa"/>
            <w:shd w:val="pct20" w:color="000000" w:fill="FFFFFF"/>
          </w:tcPr>
          <w:p w14:paraId="511C599B" w14:textId="77777777" w:rsidR="00B972BF" w:rsidRDefault="00B972BF" w:rsidP="00A6567A">
            <w:pPr>
              <w:ind w:right="69"/>
              <w:jc w:val="center"/>
              <w:rPr>
                <w:rFonts w:ascii="Arial" w:hAnsi="Arial"/>
                <w:b/>
                <w:sz w:val="19"/>
              </w:rPr>
            </w:pPr>
            <w:r>
              <w:rPr>
                <w:rFonts w:ascii="Arial" w:hAnsi="Arial"/>
                <w:b/>
                <w:sz w:val="19"/>
              </w:rPr>
              <w:t>Tool/Language</w:t>
            </w:r>
          </w:p>
        </w:tc>
        <w:tc>
          <w:tcPr>
            <w:tcW w:w="1530" w:type="dxa"/>
            <w:shd w:val="pct20" w:color="000000" w:fill="FFFFFF"/>
          </w:tcPr>
          <w:p w14:paraId="47A667E0" w14:textId="77777777" w:rsidR="00B972BF" w:rsidRDefault="00B972BF" w:rsidP="00A6567A">
            <w:pPr>
              <w:ind w:right="69"/>
              <w:jc w:val="center"/>
              <w:rPr>
                <w:rFonts w:ascii="Arial" w:hAnsi="Arial"/>
                <w:b/>
                <w:sz w:val="19"/>
              </w:rPr>
            </w:pPr>
            <w:r>
              <w:rPr>
                <w:rFonts w:ascii="Arial" w:hAnsi="Arial"/>
                <w:b/>
                <w:sz w:val="19"/>
              </w:rPr>
              <w:t>Vendor/In-house</w:t>
            </w:r>
          </w:p>
        </w:tc>
        <w:tc>
          <w:tcPr>
            <w:tcW w:w="1454" w:type="dxa"/>
            <w:shd w:val="pct20" w:color="000000" w:fill="FFFFFF"/>
          </w:tcPr>
          <w:p w14:paraId="55EBCAAD" w14:textId="77777777" w:rsidR="00B972BF" w:rsidRDefault="00B972BF" w:rsidP="00A6567A">
            <w:pPr>
              <w:ind w:right="69"/>
              <w:jc w:val="center"/>
              <w:rPr>
                <w:rFonts w:ascii="Arial" w:hAnsi="Arial"/>
                <w:b/>
                <w:sz w:val="19"/>
              </w:rPr>
            </w:pPr>
            <w:r>
              <w:rPr>
                <w:rFonts w:ascii="Arial" w:hAnsi="Arial"/>
                <w:b/>
                <w:sz w:val="19"/>
              </w:rPr>
              <w:t>Version</w:t>
            </w:r>
          </w:p>
        </w:tc>
      </w:tr>
      <w:tr w:rsidR="00B972BF" w14:paraId="1E8BDF9D" w14:textId="77777777" w:rsidTr="00A6567A">
        <w:trPr>
          <w:jc w:val="center"/>
        </w:trPr>
        <w:tc>
          <w:tcPr>
            <w:tcW w:w="3060" w:type="dxa"/>
          </w:tcPr>
          <w:p w14:paraId="78D3A5E4" w14:textId="77777777" w:rsidR="00B972BF" w:rsidRDefault="00B972BF" w:rsidP="00A6567A">
            <w:pPr>
              <w:rPr>
                <w:rFonts w:ascii="Arial" w:hAnsi="Arial"/>
                <w:sz w:val="19"/>
              </w:rPr>
            </w:pPr>
            <w:r>
              <w:rPr>
                <w:rFonts w:ascii="Arial" w:hAnsi="Arial"/>
                <w:sz w:val="19"/>
              </w:rPr>
              <w:t>Microsoft Development Kit</w:t>
            </w:r>
          </w:p>
        </w:tc>
        <w:tc>
          <w:tcPr>
            <w:tcW w:w="3502" w:type="dxa"/>
          </w:tcPr>
          <w:p w14:paraId="6A902372" w14:textId="77777777" w:rsidR="00B972BF" w:rsidRDefault="00B972BF" w:rsidP="00A6567A">
            <w:pPr>
              <w:ind w:right="69"/>
              <w:rPr>
                <w:rFonts w:ascii="Arial" w:hAnsi="Arial"/>
                <w:sz w:val="19"/>
              </w:rPr>
            </w:pPr>
            <w:r>
              <w:rPr>
                <w:rFonts w:ascii="Arial" w:hAnsi="Arial"/>
                <w:sz w:val="19"/>
              </w:rPr>
              <w:t xml:space="preserve">Azure </w:t>
            </w:r>
            <w:proofErr w:type="spellStart"/>
            <w:r w:rsidRPr="00B52203">
              <w:rPr>
                <w:rFonts w:ascii="Arial" w:hAnsi="Arial"/>
                <w:sz w:val="19"/>
              </w:rPr>
              <w:t>DataLake</w:t>
            </w:r>
            <w:proofErr w:type="spellEnd"/>
            <w:r>
              <w:rPr>
                <w:rFonts w:ascii="Arial" w:hAnsi="Arial"/>
                <w:sz w:val="19"/>
              </w:rPr>
              <w:t xml:space="preserve"> Gen2,</w:t>
            </w:r>
            <w:r w:rsidRPr="00B52203">
              <w:rPr>
                <w:rFonts w:ascii="Arial" w:hAnsi="Arial"/>
                <w:sz w:val="19"/>
              </w:rPr>
              <w:t>Dot NET</w:t>
            </w:r>
            <w:r>
              <w:rPr>
                <w:rFonts w:ascii="Arial" w:hAnsi="Arial"/>
                <w:sz w:val="19"/>
              </w:rPr>
              <w:t xml:space="preserve"> code through Azure </w:t>
            </w:r>
            <w:proofErr w:type="spellStart"/>
            <w:r>
              <w:rPr>
                <w:rFonts w:ascii="Arial" w:hAnsi="Arial"/>
                <w:sz w:val="19"/>
              </w:rPr>
              <w:t>functions,</w:t>
            </w:r>
            <w:r w:rsidRPr="00B52203">
              <w:rPr>
                <w:rFonts w:ascii="Arial" w:hAnsi="Arial"/>
                <w:sz w:val="19"/>
              </w:rPr>
              <w:t>ADF</w:t>
            </w:r>
            <w:proofErr w:type="spellEnd"/>
            <w:r w:rsidRPr="00B52203">
              <w:rPr>
                <w:rFonts w:ascii="Arial" w:hAnsi="Arial"/>
                <w:sz w:val="19"/>
              </w:rPr>
              <w:t>, Service Bus,</w:t>
            </w:r>
            <w:r>
              <w:rPr>
                <w:rFonts w:ascii="Arial" w:hAnsi="Arial"/>
                <w:sz w:val="19"/>
              </w:rPr>
              <w:t xml:space="preserve"> ,Blob Storage,</w:t>
            </w:r>
            <w:r w:rsidRPr="00B52203">
              <w:rPr>
                <w:rFonts w:ascii="Arial" w:hAnsi="Arial"/>
                <w:sz w:val="19"/>
              </w:rPr>
              <w:t xml:space="preserve"> </w:t>
            </w:r>
            <w:proofErr w:type="spellStart"/>
            <w:r w:rsidRPr="00B52203">
              <w:rPr>
                <w:rFonts w:ascii="Arial" w:hAnsi="Arial"/>
                <w:sz w:val="19"/>
              </w:rPr>
              <w:t>DataBricks</w:t>
            </w:r>
            <w:proofErr w:type="spellEnd"/>
            <w:r w:rsidRPr="00B52203">
              <w:rPr>
                <w:rFonts w:ascii="Arial" w:hAnsi="Arial"/>
                <w:sz w:val="19"/>
              </w:rPr>
              <w:t>, App Service</w:t>
            </w:r>
          </w:p>
        </w:tc>
        <w:tc>
          <w:tcPr>
            <w:tcW w:w="1530" w:type="dxa"/>
          </w:tcPr>
          <w:p w14:paraId="36ACC3ED" w14:textId="77777777" w:rsidR="00B972BF" w:rsidRDefault="00B972BF" w:rsidP="00A6567A">
            <w:pPr>
              <w:ind w:right="69"/>
              <w:rPr>
                <w:rFonts w:ascii="Arial" w:hAnsi="Arial"/>
                <w:sz w:val="19"/>
              </w:rPr>
            </w:pPr>
            <w:r>
              <w:rPr>
                <w:rFonts w:ascii="Arial" w:hAnsi="Arial"/>
                <w:sz w:val="19"/>
              </w:rPr>
              <w:t>Microsoft</w:t>
            </w:r>
          </w:p>
        </w:tc>
        <w:tc>
          <w:tcPr>
            <w:tcW w:w="1454" w:type="dxa"/>
          </w:tcPr>
          <w:p w14:paraId="1CE52A13" w14:textId="77777777" w:rsidR="00B972BF" w:rsidRDefault="00B972BF" w:rsidP="00A6567A">
            <w:pPr>
              <w:ind w:right="69"/>
              <w:rPr>
                <w:rFonts w:ascii="Arial" w:hAnsi="Arial"/>
                <w:sz w:val="19"/>
              </w:rPr>
            </w:pPr>
          </w:p>
        </w:tc>
      </w:tr>
      <w:tr w:rsidR="00B972BF" w14:paraId="3170A70D" w14:textId="77777777" w:rsidTr="00A6567A">
        <w:trPr>
          <w:jc w:val="center"/>
        </w:trPr>
        <w:tc>
          <w:tcPr>
            <w:tcW w:w="3060" w:type="dxa"/>
          </w:tcPr>
          <w:p w14:paraId="770E532A" w14:textId="77777777" w:rsidR="00B972BF" w:rsidRDefault="00B972BF" w:rsidP="00A6567A">
            <w:pPr>
              <w:rPr>
                <w:rFonts w:ascii="Arial" w:hAnsi="Arial"/>
                <w:sz w:val="19"/>
              </w:rPr>
            </w:pPr>
            <w:r w:rsidRPr="00B52203">
              <w:rPr>
                <w:rFonts w:ascii="Arial" w:hAnsi="Arial"/>
                <w:sz w:val="19"/>
              </w:rPr>
              <w:t>Deployment</w:t>
            </w:r>
          </w:p>
        </w:tc>
        <w:tc>
          <w:tcPr>
            <w:tcW w:w="3502" w:type="dxa"/>
          </w:tcPr>
          <w:p w14:paraId="7B9956E2" w14:textId="77777777" w:rsidR="00B972BF" w:rsidRDefault="00B972BF" w:rsidP="00A6567A">
            <w:pPr>
              <w:ind w:right="69"/>
              <w:rPr>
                <w:rFonts w:ascii="Arial" w:hAnsi="Arial"/>
                <w:sz w:val="19"/>
              </w:rPr>
            </w:pPr>
            <w:r w:rsidRPr="00B52203">
              <w:rPr>
                <w:rFonts w:ascii="Arial" w:hAnsi="Arial"/>
                <w:sz w:val="19"/>
              </w:rPr>
              <w:t xml:space="preserve">Azure DevOps, Git </w:t>
            </w:r>
          </w:p>
        </w:tc>
        <w:tc>
          <w:tcPr>
            <w:tcW w:w="1530" w:type="dxa"/>
          </w:tcPr>
          <w:p w14:paraId="44A71A35" w14:textId="77777777" w:rsidR="00B972BF" w:rsidRDefault="00B972BF" w:rsidP="00A6567A">
            <w:pPr>
              <w:ind w:right="69"/>
              <w:rPr>
                <w:rFonts w:ascii="Arial" w:hAnsi="Arial"/>
                <w:sz w:val="19"/>
              </w:rPr>
            </w:pPr>
            <w:r>
              <w:rPr>
                <w:rFonts w:ascii="Arial" w:hAnsi="Arial"/>
                <w:sz w:val="19"/>
              </w:rPr>
              <w:t>Microsoft</w:t>
            </w:r>
          </w:p>
        </w:tc>
        <w:tc>
          <w:tcPr>
            <w:tcW w:w="1454" w:type="dxa"/>
          </w:tcPr>
          <w:p w14:paraId="59A531B4" w14:textId="77777777" w:rsidR="00B972BF" w:rsidRDefault="00B972BF" w:rsidP="00A6567A">
            <w:pPr>
              <w:ind w:right="69"/>
              <w:rPr>
                <w:rFonts w:ascii="Arial" w:hAnsi="Arial"/>
                <w:sz w:val="19"/>
              </w:rPr>
            </w:pPr>
          </w:p>
        </w:tc>
      </w:tr>
      <w:tr w:rsidR="00B972BF" w14:paraId="77BF681C" w14:textId="77777777" w:rsidTr="00A6567A">
        <w:trPr>
          <w:jc w:val="center"/>
        </w:trPr>
        <w:tc>
          <w:tcPr>
            <w:tcW w:w="3060" w:type="dxa"/>
          </w:tcPr>
          <w:p w14:paraId="49C55D56" w14:textId="77777777" w:rsidR="00B972BF" w:rsidRDefault="00B972BF" w:rsidP="00A6567A">
            <w:pPr>
              <w:rPr>
                <w:rFonts w:ascii="Arial" w:hAnsi="Arial"/>
                <w:sz w:val="19"/>
              </w:rPr>
            </w:pPr>
            <w:r w:rsidRPr="00B52203">
              <w:rPr>
                <w:rFonts w:ascii="Arial" w:hAnsi="Arial"/>
                <w:sz w:val="19"/>
              </w:rPr>
              <w:t>Infra Tools</w:t>
            </w:r>
          </w:p>
        </w:tc>
        <w:tc>
          <w:tcPr>
            <w:tcW w:w="3502" w:type="dxa"/>
          </w:tcPr>
          <w:p w14:paraId="339A8E40" w14:textId="77777777" w:rsidR="00B972BF" w:rsidRDefault="00B972BF" w:rsidP="00A6567A">
            <w:pPr>
              <w:ind w:right="69"/>
              <w:rPr>
                <w:rFonts w:ascii="Arial" w:hAnsi="Arial"/>
                <w:sz w:val="19"/>
              </w:rPr>
            </w:pPr>
            <w:r w:rsidRPr="00636E75">
              <w:rPr>
                <w:rFonts w:ascii="Arial" w:hAnsi="Arial"/>
                <w:sz w:val="19"/>
              </w:rPr>
              <w:t>SCOM, </w:t>
            </w:r>
          </w:p>
        </w:tc>
        <w:tc>
          <w:tcPr>
            <w:tcW w:w="1530" w:type="dxa"/>
          </w:tcPr>
          <w:p w14:paraId="4B4FF734" w14:textId="77777777" w:rsidR="00B972BF" w:rsidRDefault="00B972BF" w:rsidP="00A6567A">
            <w:pPr>
              <w:ind w:right="69"/>
              <w:rPr>
                <w:rFonts w:ascii="Arial" w:hAnsi="Arial"/>
                <w:sz w:val="19"/>
              </w:rPr>
            </w:pPr>
            <w:r>
              <w:rPr>
                <w:rFonts w:ascii="Arial" w:hAnsi="Arial"/>
                <w:sz w:val="19"/>
              </w:rPr>
              <w:t>Microsoft</w:t>
            </w:r>
          </w:p>
        </w:tc>
        <w:tc>
          <w:tcPr>
            <w:tcW w:w="1454" w:type="dxa"/>
          </w:tcPr>
          <w:p w14:paraId="55CB6A72" w14:textId="77777777" w:rsidR="00B972BF" w:rsidRDefault="00B972BF" w:rsidP="00A6567A">
            <w:pPr>
              <w:ind w:right="69"/>
              <w:rPr>
                <w:rFonts w:ascii="Arial" w:hAnsi="Arial"/>
                <w:sz w:val="19"/>
              </w:rPr>
            </w:pPr>
          </w:p>
        </w:tc>
      </w:tr>
      <w:tr w:rsidR="00B972BF" w14:paraId="4B35A798" w14:textId="77777777" w:rsidTr="00A6567A">
        <w:trPr>
          <w:jc w:val="center"/>
        </w:trPr>
        <w:tc>
          <w:tcPr>
            <w:tcW w:w="3060" w:type="dxa"/>
          </w:tcPr>
          <w:p w14:paraId="0509EC11" w14:textId="77777777" w:rsidR="00B972BF" w:rsidRDefault="00B972BF" w:rsidP="00A6567A">
            <w:pPr>
              <w:rPr>
                <w:rFonts w:ascii="Arial" w:hAnsi="Arial"/>
                <w:sz w:val="19"/>
              </w:rPr>
            </w:pPr>
            <w:r w:rsidRPr="00B52203">
              <w:rPr>
                <w:rFonts w:ascii="Arial" w:hAnsi="Arial"/>
                <w:sz w:val="19"/>
              </w:rPr>
              <w:t xml:space="preserve">Monitoring </w:t>
            </w:r>
            <w:r>
              <w:rPr>
                <w:rFonts w:ascii="Arial" w:hAnsi="Arial"/>
                <w:sz w:val="19"/>
              </w:rPr>
              <w:t>Tools</w:t>
            </w:r>
          </w:p>
        </w:tc>
        <w:tc>
          <w:tcPr>
            <w:tcW w:w="3502" w:type="dxa"/>
          </w:tcPr>
          <w:p w14:paraId="68B1FF3F" w14:textId="77777777" w:rsidR="00B972BF" w:rsidRDefault="00B972BF" w:rsidP="00A6567A">
            <w:pPr>
              <w:ind w:right="69"/>
              <w:rPr>
                <w:rFonts w:ascii="Arial" w:hAnsi="Arial"/>
                <w:sz w:val="19"/>
              </w:rPr>
            </w:pPr>
            <w:r>
              <w:rPr>
                <w:rFonts w:ascii="Arial" w:hAnsi="Arial"/>
                <w:sz w:val="19"/>
              </w:rPr>
              <w:t>A</w:t>
            </w:r>
            <w:r w:rsidRPr="00403EE1">
              <w:rPr>
                <w:rFonts w:ascii="Arial" w:hAnsi="Arial"/>
                <w:sz w:val="19"/>
              </w:rPr>
              <w:t>zure Monitor, App Insight</w:t>
            </w:r>
            <w:r>
              <w:rPr>
                <w:rFonts w:ascii="Arial" w:hAnsi="Arial"/>
                <w:sz w:val="19"/>
              </w:rPr>
              <w:t xml:space="preserve"> and </w:t>
            </w:r>
            <w:r w:rsidRPr="00010FEC">
              <w:rPr>
                <w:rFonts w:ascii="Arial" w:hAnsi="Arial"/>
                <w:sz w:val="19"/>
              </w:rPr>
              <w:t>Log Analytics</w:t>
            </w:r>
          </w:p>
        </w:tc>
        <w:tc>
          <w:tcPr>
            <w:tcW w:w="1530" w:type="dxa"/>
          </w:tcPr>
          <w:p w14:paraId="0F9A0123" w14:textId="77777777" w:rsidR="00B972BF" w:rsidRDefault="00B972BF" w:rsidP="00A6567A">
            <w:pPr>
              <w:ind w:right="69"/>
              <w:rPr>
                <w:rFonts w:ascii="Arial" w:hAnsi="Arial"/>
                <w:sz w:val="19"/>
              </w:rPr>
            </w:pPr>
            <w:r>
              <w:rPr>
                <w:rFonts w:ascii="Arial" w:hAnsi="Arial"/>
                <w:sz w:val="19"/>
              </w:rPr>
              <w:t>Microsoft</w:t>
            </w:r>
          </w:p>
        </w:tc>
        <w:tc>
          <w:tcPr>
            <w:tcW w:w="1454" w:type="dxa"/>
          </w:tcPr>
          <w:p w14:paraId="222A48C0" w14:textId="77777777" w:rsidR="00B972BF" w:rsidRDefault="00B972BF" w:rsidP="00A6567A">
            <w:pPr>
              <w:ind w:right="69"/>
              <w:rPr>
                <w:rFonts w:ascii="Arial" w:hAnsi="Arial"/>
                <w:sz w:val="19"/>
              </w:rPr>
            </w:pPr>
          </w:p>
        </w:tc>
      </w:tr>
    </w:tbl>
    <w:p w14:paraId="646B54BF" w14:textId="77777777" w:rsidR="00B972BF" w:rsidRDefault="00B972BF" w:rsidP="00B972BF"/>
    <w:p w14:paraId="049F1E20" w14:textId="77777777" w:rsidR="00B972BF" w:rsidRPr="00B972BF" w:rsidRDefault="00B972BF" w:rsidP="00B972BF"/>
    <w:p w14:paraId="675352F7" w14:textId="77777777" w:rsidR="00B972BF" w:rsidRDefault="00B972BF" w:rsidP="00B972BF">
      <w:bookmarkStart w:id="130" w:name="_Toc355755953"/>
      <w:bookmarkStart w:id="131" w:name="_Toc355756415"/>
      <w:bookmarkStart w:id="132" w:name="_Toc355760134"/>
      <w:bookmarkStart w:id="133" w:name="_Toc355760974"/>
      <w:bookmarkStart w:id="134" w:name="_Toc355762852"/>
      <w:bookmarkStart w:id="135" w:name="_Toc355762907"/>
      <w:bookmarkStart w:id="136" w:name="_Toc355774423"/>
      <w:bookmarkStart w:id="137" w:name="_Toc355774479"/>
      <w:bookmarkStart w:id="138" w:name="_Toc359137614"/>
      <w:bookmarkStart w:id="139" w:name="_Toc360411848"/>
      <w:bookmarkStart w:id="140" w:name="_Toc360589875"/>
      <w:bookmarkStart w:id="141" w:name="_Toc360600149"/>
      <w:bookmarkStart w:id="142" w:name="_Toc361620109"/>
      <w:bookmarkStart w:id="143" w:name="_Toc401970753"/>
      <w:bookmarkStart w:id="144" w:name="_Toc429309613"/>
      <w:bookmarkStart w:id="145" w:name="_Toc483877119"/>
      <w:bookmarkStart w:id="146" w:name="_Toc492803885"/>
      <w:bookmarkStart w:id="147" w:name="_Toc493066650"/>
    </w:p>
    <w:p w14:paraId="02A2C76B" w14:textId="77777777" w:rsidR="00B972BF" w:rsidRDefault="00B972BF" w:rsidP="00B972BF">
      <w:pPr>
        <w:spacing w:before="0" w:after="160" w:line="259" w:lineRule="auto"/>
      </w:pPr>
      <w:r>
        <w:br w:type="page"/>
      </w:r>
    </w:p>
    <w:p w14:paraId="39C906C0" w14:textId="77777777" w:rsidR="00B972BF" w:rsidRPr="008327C1" w:rsidRDefault="00B972BF" w:rsidP="00B972BF"/>
    <w:p w14:paraId="7014B40A" w14:textId="77777777" w:rsidR="00B972BF" w:rsidRDefault="00B972BF" w:rsidP="00B972BF">
      <w:pPr>
        <w:pStyle w:val="Heading2"/>
      </w:pPr>
      <w:bookmarkStart w:id="148" w:name="_Toc507322781"/>
      <w:bookmarkStart w:id="149" w:name="_Toc17893617"/>
      <w:bookmarkStart w:id="150" w:name="_Toc35496777"/>
      <w:r>
        <w:t>Software Configuration</w:t>
      </w:r>
      <w:bookmarkEnd w:id="130"/>
      <w:bookmarkEnd w:id="131"/>
      <w:bookmarkEnd w:id="132"/>
      <w:bookmarkEnd w:id="133"/>
      <w:bookmarkEnd w:id="134"/>
      <w:bookmarkEnd w:id="135"/>
      <w:bookmarkEnd w:id="136"/>
      <w:bookmarkEnd w:id="137"/>
      <w:bookmarkEnd w:id="138"/>
      <w:bookmarkEnd w:id="139"/>
      <w:bookmarkEnd w:id="140"/>
      <w:bookmarkEnd w:id="141"/>
      <w:bookmarkEnd w:id="142"/>
      <w:r>
        <w:t xml:space="preserve"> – Workstation</w:t>
      </w:r>
      <w:bookmarkEnd w:id="143"/>
      <w:bookmarkEnd w:id="144"/>
      <w:bookmarkEnd w:id="145"/>
      <w:bookmarkEnd w:id="146"/>
      <w:bookmarkEnd w:id="147"/>
      <w:bookmarkEnd w:id="148"/>
      <w:bookmarkEnd w:id="149"/>
      <w:bookmarkEnd w:id="150"/>
    </w:p>
    <w:p w14:paraId="654BCEA1" w14:textId="77777777" w:rsidR="00B972BF" w:rsidRPr="00B114DF" w:rsidRDefault="00B972BF" w:rsidP="00B972BF"/>
    <w:p w14:paraId="2842DF04" w14:textId="77777777" w:rsidR="00B972BF" w:rsidRDefault="00B972BF" w:rsidP="00B972BF">
      <w:pPr>
        <w:ind w:left="720"/>
        <w:rPr>
          <w:rFonts w:ascii="Arial" w:hAnsi="Arial"/>
          <w:color w:val="00B050"/>
          <w:sz w:val="22"/>
        </w:rPr>
      </w:pPr>
      <w:bookmarkStart w:id="151" w:name="_Toc429309616"/>
      <w:bookmarkStart w:id="152" w:name="_Toc483877120"/>
      <w:r w:rsidRPr="00D83E51">
        <w:rPr>
          <w:rFonts w:ascii="Arial" w:hAnsi="Arial"/>
          <w:color w:val="00B050"/>
          <w:sz w:val="22"/>
        </w:rPr>
        <w:t>ARM Templates for deploying the resources</w:t>
      </w:r>
    </w:p>
    <w:p w14:paraId="28725ED7" w14:textId="77777777" w:rsidR="00B972BF" w:rsidRPr="00CA4D59" w:rsidRDefault="00A6567A" w:rsidP="00B972BF">
      <w:pPr>
        <w:rPr>
          <w:rFonts w:ascii="Arial" w:hAnsi="Arial" w:cs="Arial"/>
        </w:rPr>
      </w:pPr>
      <w:hyperlink r:id="rId16" w:history="1">
        <w:r w:rsidR="00B972BF" w:rsidRPr="00CA4D59">
          <w:rPr>
            <w:rStyle w:val="Hyperlink"/>
            <w:rFonts w:ascii="Arial" w:hAnsi="Arial" w:cs="Arial"/>
          </w:rPr>
          <w:t>https://mydrive.metlife.com/:p:/r/personal/dkamalakaran_metlife_com/_layouts/15/Doc.aspx?sourcedoc=%7B0A8DCB8C-CF29-4053-A9C4-B0EEA4E75891%7D&amp;file=Azure%20Databricks%20POV.pptx&amp;action=edit&amp;mobileredirect=true</w:t>
        </w:r>
      </w:hyperlink>
    </w:p>
    <w:p w14:paraId="46AD3566" w14:textId="77777777" w:rsidR="00B972BF" w:rsidRPr="00D83E51" w:rsidRDefault="00B972BF" w:rsidP="00B972BF">
      <w:pPr>
        <w:ind w:left="720"/>
        <w:rPr>
          <w:rFonts w:ascii="Arial" w:hAnsi="Arial"/>
          <w:color w:val="00B050"/>
          <w:sz w:val="22"/>
        </w:rPr>
      </w:pPr>
    </w:p>
    <w:p w14:paraId="7DE654FB" w14:textId="77777777" w:rsidR="00B972BF" w:rsidRDefault="00B972BF" w:rsidP="00B972BF">
      <w:pPr>
        <w:pStyle w:val="BodyTextIndent"/>
        <w:ind w:left="720"/>
        <w:rPr>
          <w:rFonts w:ascii="Arial" w:hAnsi="Arial"/>
          <w:i w:val="0"/>
          <w:color w:val="00B050"/>
          <w:sz w:val="22"/>
        </w:rPr>
      </w:pPr>
      <w:commentRangeStart w:id="153"/>
      <w:r w:rsidRPr="00D83E51">
        <w:rPr>
          <w:rFonts w:ascii="Arial" w:hAnsi="Arial"/>
          <w:i w:val="0"/>
          <w:color w:val="00B050"/>
          <w:sz w:val="22"/>
        </w:rPr>
        <w:t>Database and Containers</w:t>
      </w:r>
      <w:commentRangeEnd w:id="153"/>
      <w:r w:rsidR="00A6567A">
        <w:rPr>
          <w:rStyle w:val="CommentReference"/>
          <w:i w:val="0"/>
        </w:rPr>
        <w:commentReference w:id="153"/>
      </w:r>
    </w:p>
    <w:p w14:paraId="0857139A" w14:textId="77777777" w:rsidR="00576159" w:rsidRPr="00D83E51" w:rsidRDefault="00576159" w:rsidP="00B972BF">
      <w:pPr>
        <w:pStyle w:val="BodyTextIndent"/>
        <w:ind w:left="720"/>
        <w:rPr>
          <w:rFonts w:ascii="Arial" w:hAnsi="Arial"/>
          <w:i w:val="0"/>
          <w:color w:val="00B050"/>
          <w:sz w:val="22"/>
        </w:rPr>
      </w:pPr>
      <w:r>
        <w:rPr>
          <w:noProof/>
        </w:rPr>
        <w:drawing>
          <wp:inline distT="0" distB="0" distL="0" distR="0" wp14:anchorId="55D81932" wp14:editId="5E4B7086">
            <wp:extent cx="2040890" cy="3204210"/>
            <wp:effectExtent l="0" t="0" r="0" b="0"/>
            <wp:docPr id="5" name="Picture 5" descr="cid:image002.jpg@01D5F250.CCD8E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5F250.CCD8E690"/>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2040890" cy="3204210"/>
                    </a:xfrm>
                    <a:prstGeom prst="rect">
                      <a:avLst/>
                    </a:prstGeom>
                    <a:noFill/>
                    <a:ln>
                      <a:noFill/>
                    </a:ln>
                  </pic:spPr>
                </pic:pic>
              </a:graphicData>
            </a:graphic>
          </wp:inline>
        </w:drawing>
      </w:r>
    </w:p>
    <w:p w14:paraId="0F97BC83" w14:textId="77777777" w:rsidR="00B972BF" w:rsidRDefault="00B972BF" w:rsidP="00B972BF">
      <w:pPr>
        <w:pStyle w:val="Heading3"/>
      </w:pPr>
      <w:bookmarkStart w:id="154" w:name="_Toc507322782"/>
      <w:bookmarkStart w:id="155" w:name="_Toc17893618"/>
      <w:bookmarkStart w:id="156" w:name="_Toc35496778"/>
      <w:r>
        <w:t>Overview</w:t>
      </w:r>
      <w:bookmarkEnd w:id="154"/>
      <w:bookmarkEnd w:id="155"/>
      <w:bookmarkEnd w:id="156"/>
    </w:p>
    <w:p w14:paraId="4B279E98" w14:textId="77777777" w:rsidR="00B972BF" w:rsidRDefault="00B972BF" w:rsidP="00B972BF"/>
    <w:tbl>
      <w:tblPr>
        <w:tblW w:w="0" w:type="auto"/>
        <w:tblLayout w:type="fixed"/>
        <w:tblCellMar>
          <w:left w:w="30" w:type="dxa"/>
          <w:right w:w="30" w:type="dxa"/>
        </w:tblCellMar>
        <w:tblLook w:val="0000" w:firstRow="0" w:lastRow="0" w:firstColumn="0" w:lastColumn="0" w:noHBand="0" w:noVBand="0"/>
      </w:tblPr>
      <w:tblGrid>
        <w:gridCol w:w="1010"/>
        <w:gridCol w:w="1815"/>
        <w:gridCol w:w="977"/>
        <w:gridCol w:w="1766"/>
        <w:gridCol w:w="3612"/>
      </w:tblGrid>
      <w:tr w:rsidR="00B972BF" w14:paraId="11B7CDD0"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49FBFF1D" w14:textId="77777777" w:rsidR="00B972BF" w:rsidRDefault="00B972BF" w:rsidP="00A6567A">
            <w:pPr>
              <w:rPr>
                <w:rFonts w:ascii="Arial" w:hAnsi="Arial"/>
                <w:b/>
                <w:color w:val="000000"/>
              </w:rPr>
            </w:pPr>
            <w:r>
              <w:rPr>
                <w:rFonts w:ascii="Arial" w:hAnsi="Arial"/>
                <w:b/>
                <w:color w:val="000000"/>
              </w:rPr>
              <w:t>Software</w:t>
            </w:r>
          </w:p>
        </w:tc>
        <w:tc>
          <w:tcPr>
            <w:tcW w:w="1815" w:type="dxa"/>
            <w:tcBorders>
              <w:top w:val="single" w:sz="6" w:space="0" w:color="auto"/>
              <w:left w:val="single" w:sz="6" w:space="0" w:color="auto"/>
              <w:bottom w:val="single" w:sz="6" w:space="0" w:color="auto"/>
              <w:right w:val="single" w:sz="6" w:space="0" w:color="auto"/>
            </w:tcBorders>
          </w:tcPr>
          <w:p w14:paraId="6376E9D4" w14:textId="77777777" w:rsidR="00B972BF" w:rsidRDefault="00B972BF" w:rsidP="00A6567A">
            <w:pPr>
              <w:rPr>
                <w:rFonts w:ascii="Arial" w:hAnsi="Arial"/>
                <w:b/>
                <w:color w:val="000000"/>
              </w:rPr>
            </w:pPr>
            <w:r>
              <w:rPr>
                <w:rFonts w:ascii="Arial" w:hAnsi="Arial"/>
                <w:b/>
                <w:color w:val="000000"/>
              </w:rPr>
              <w:t>Version</w:t>
            </w:r>
          </w:p>
        </w:tc>
        <w:tc>
          <w:tcPr>
            <w:tcW w:w="977" w:type="dxa"/>
            <w:tcBorders>
              <w:top w:val="single" w:sz="6" w:space="0" w:color="auto"/>
              <w:left w:val="single" w:sz="6" w:space="0" w:color="auto"/>
              <w:bottom w:val="single" w:sz="6" w:space="0" w:color="auto"/>
              <w:right w:val="single" w:sz="6" w:space="0" w:color="auto"/>
            </w:tcBorders>
          </w:tcPr>
          <w:p w14:paraId="63F5523D" w14:textId="77777777" w:rsidR="00B972BF" w:rsidRDefault="00B972BF" w:rsidP="00A6567A">
            <w:pPr>
              <w:rPr>
                <w:rFonts w:ascii="Arial" w:hAnsi="Arial"/>
                <w:b/>
                <w:color w:val="000000"/>
              </w:rPr>
            </w:pPr>
            <w:r>
              <w:rPr>
                <w:rFonts w:ascii="Arial" w:hAnsi="Arial"/>
                <w:b/>
                <w:color w:val="000000"/>
              </w:rPr>
              <w:t>Vendor</w:t>
            </w:r>
          </w:p>
        </w:tc>
        <w:tc>
          <w:tcPr>
            <w:tcW w:w="1766" w:type="dxa"/>
            <w:tcBorders>
              <w:top w:val="single" w:sz="6" w:space="0" w:color="auto"/>
              <w:left w:val="single" w:sz="6" w:space="0" w:color="auto"/>
              <w:bottom w:val="single" w:sz="6" w:space="0" w:color="auto"/>
              <w:right w:val="single" w:sz="6" w:space="0" w:color="auto"/>
            </w:tcBorders>
          </w:tcPr>
          <w:p w14:paraId="5560E166" w14:textId="77777777" w:rsidR="00B972BF" w:rsidRDefault="00B972BF" w:rsidP="00A6567A">
            <w:pPr>
              <w:rPr>
                <w:rFonts w:ascii="Arial" w:hAnsi="Arial"/>
                <w:b/>
                <w:color w:val="000000"/>
              </w:rPr>
            </w:pPr>
            <w:r>
              <w:rPr>
                <w:rFonts w:ascii="Arial" w:hAnsi="Arial"/>
                <w:b/>
                <w:color w:val="000000"/>
              </w:rPr>
              <w:t>Purpose</w:t>
            </w:r>
          </w:p>
        </w:tc>
        <w:tc>
          <w:tcPr>
            <w:tcW w:w="3612" w:type="dxa"/>
            <w:tcBorders>
              <w:top w:val="single" w:sz="6" w:space="0" w:color="auto"/>
              <w:left w:val="single" w:sz="6" w:space="0" w:color="auto"/>
              <w:bottom w:val="single" w:sz="6" w:space="0" w:color="auto"/>
              <w:right w:val="single" w:sz="6" w:space="0" w:color="auto"/>
            </w:tcBorders>
          </w:tcPr>
          <w:p w14:paraId="00B3EDD6" w14:textId="77777777" w:rsidR="00B972BF" w:rsidRDefault="00B972BF" w:rsidP="00A6567A">
            <w:pPr>
              <w:rPr>
                <w:rFonts w:ascii="Arial" w:hAnsi="Arial"/>
                <w:b/>
                <w:color w:val="000000"/>
              </w:rPr>
            </w:pPr>
            <w:r>
              <w:rPr>
                <w:rFonts w:ascii="Arial" w:hAnsi="Arial"/>
                <w:b/>
                <w:color w:val="000000"/>
              </w:rPr>
              <w:t>Special Configuration Requirements</w:t>
            </w:r>
          </w:p>
        </w:tc>
      </w:tr>
      <w:tr w:rsidR="00B972BF" w14:paraId="21797485"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535F5857" w14:textId="77777777" w:rsidR="00B972BF" w:rsidRDefault="00B972BF" w:rsidP="00A6567A">
            <w:pPr>
              <w:rPr>
                <w:rFonts w:ascii="Arial" w:hAnsi="Arial"/>
                <w:color w:val="000000"/>
              </w:rPr>
            </w:pPr>
          </w:p>
        </w:tc>
        <w:tc>
          <w:tcPr>
            <w:tcW w:w="1815" w:type="dxa"/>
            <w:tcBorders>
              <w:top w:val="single" w:sz="6" w:space="0" w:color="auto"/>
              <w:left w:val="single" w:sz="6" w:space="0" w:color="auto"/>
              <w:bottom w:val="single" w:sz="6" w:space="0" w:color="auto"/>
              <w:right w:val="single" w:sz="6" w:space="0" w:color="auto"/>
            </w:tcBorders>
          </w:tcPr>
          <w:p w14:paraId="0BCCD44B" w14:textId="77777777" w:rsidR="00B972BF" w:rsidRDefault="00B972BF" w:rsidP="00A6567A">
            <w:pPr>
              <w:rPr>
                <w:rFonts w:ascii="Arial" w:hAnsi="Arial"/>
                <w:color w:val="000000"/>
              </w:rPr>
            </w:pPr>
          </w:p>
        </w:tc>
        <w:tc>
          <w:tcPr>
            <w:tcW w:w="977" w:type="dxa"/>
            <w:tcBorders>
              <w:top w:val="single" w:sz="6" w:space="0" w:color="auto"/>
              <w:left w:val="single" w:sz="6" w:space="0" w:color="auto"/>
              <w:bottom w:val="single" w:sz="6" w:space="0" w:color="auto"/>
              <w:right w:val="single" w:sz="6" w:space="0" w:color="auto"/>
            </w:tcBorders>
          </w:tcPr>
          <w:p w14:paraId="4BF8F266" w14:textId="77777777" w:rsidR="00B972BF" w:rsidRDefault="00B972BF" w:rsidP="00A6567A">
            <w:pPr>
              <w:rPr>
                <w:rFonts w:ascii="Arial" w:hAnsi="Arial"/>
                <w:color w:val="000000"/>
              </w:rPr>
            </w:pPr>
          </w:p>
        </w:tc>
        <w:tc>
          <w:tcPr>
            <w:tcW w:w="5378" w:type="dxa"/>
            <w:gridSpan w:val="2"/>
            <w:tcBorders>
              <w:top w:val="single" w:sz="6" w:space="0" w:color="auto"/>
              <w:left w:val="single" w:sz="6" w:space="0" w:color="auto"/>
              <w:bottom w:val="single" w:sz="6" w:space="0" w:color="auto"/>
              <w:right w:val="single" w:sz="6" w:space="0" w:color="auto"/>
            </w:tcBorders>
          </w:tcPr>
          <w:p w14:paraId="287812E4" w14:textId="77777777" w:rsidR="00B972BF" w:rsidRDefault="00B972BF" w:rsidP="00A6567A">
            <w:pPr>
              <w:rPr>
                <w:rFonts w:ascii="Arial" w:hAnsi="Arial"/>
                <w:color w:val="000000"/>
              </w:rPr>
            </w:pPr>
          </w:p>
        </w:tc>
      </w:tr>
      <w:tr w:rsidR="00B972BF" w14:paraId="4F7B66F7"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4B77D4ED" w14:textId="77777777" w:rsidR="00B972BF" w:rsidRDefault="00B972BF" w:rsidP="00A6567A">
            <w:pPr>
              <w:rPr>
                <w:rFonts w:ascii="Arial" w:hAnsi="Arial"/>
                <w:color w:val="000000"/>
              </w:rPr>
            </w:pPr>
          </w:p>
        </w:tc>
        <w:tc>
          <w:tcPr>
            <w:tcW w:w="1815" w:type="dxa"/>
            <w:tcBorders>
              <w:top w:val="single" w:sz="6" w:space="0" w:color="auto"/>
              <w:left w:val="single" w:sz="6" w:space="0" w:color="auto"/>
              <w:bottom w:val="single" w:sz="6" w:space="0" w:color="auto"/>
              <w:right w:val="single" w:sz="6" w:space="0" w:color="auto"/>
            </w:tcBorders>
          </w:tcPr>
          <w:p w14:paraId="4F30744B" w14:textId="77777777" w:rsidR="00B972BF" w:rsidRDefault="00B972BF" w:rsidP="00A6567A">
            <w:pPr>
              <w:rPr>
                <w:rFonts w:ascii="Arial" w:hAnsi="Arial"/>
                <w:color w:val="000000"/>
              </w:rPr>
            </w:pPr>
          </w:p>
        </w:tc>
        <w:tc>
          <w:tcPr>
            <w:tcW w:w="977" w:type="dxa"/>
            <w:tcBorders>
              <w:top w:val="single" w:sz="6" w:space="0" w:color="auto"/>
              <w:left w:val="single" w:sz="6" w:space="0" w:color="auto"/>
              <w:bottom w:val="single" w:sz="6" w:space="0" w:color="auto"/>
              <w:right w:val="single" w:sz="6" w:space="0" w:color="auto"/>
            </w:tcBorders>
          </w:tcPr>
          <w:p w14:paraId="10EA462D" w14:textId="77777777" w:rsidR="00B972BF" w:rsidRDefault="00B972BF" w:rsidP="00A6567A">
            <w:pPr>
              <w:rPr>
                <w:rFonts w:ascii="Arial" w:hAnsi="Arial"/>
                <w:color w:val="000000"/>
              </w:rPr>
            </w:pPr>
          </w:p>
        </w:tc>
        <w:tc>
          <w:tcPr>
            <w:tcW w:w="5378" w:type="dxa"/>
            <w:gridSpan w:val="2"/>
            <w:tcBorders>
              <w:top w:val="single" w:sz="6" w:space="0" w:color="auto"/>
              <w:left w:val="single" w:sz="6" w:space="0" w:color="auto"/>
              <w:bottom w:val="single" w:sz="6" w:space="0" w:color="auto"/>
              <w:right w:val="single" w:sz="6" w:space="0" w:color="auto"/>
            </w:tcBorders>
          </w:tcPr>
          <w:p w14:paraId="0692F987" w14:textId="77777777" w:rsidR="00B972BF" w:rsidRDefault="00B972BF" w:rsidP="00A6567A">
            <w:pPr>
              <w:rPr>
                <w:rFonts w:ascii="Arial" w:hAnsi="Arial"/>
                <w:color w:val="000000"/>
              </w:rPr>
            </w:pPr>
          </w:p>
        </w:tc>
      </w:tr>
      <w:tr w:rsidR="00B972BF" w14:paraId="7B72D677"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4C29F10A" w14:textId="77777777" w:rsidR="00B972BF" w:rsidRDefault="00B972BF" w:rsidP="00A6567A">
            <w:pPr>
              <w:rPr>
                <w:rFonts w:ascii="Arial" w:hAnsi="Arial"/>
                <w:color w:val="000000"/>
              </w:rPr>
            </w:pPr>
          </w:p>
        </w:tc>
        <w:tc>
          <w:tcPr>
            <w:tcW w:w="1815" w:type="dxa"/>
            <w:tcBorders>
              <w:top w:val="single" w:sz="6" w:space="0" w:color="auto"/>
              <w:left w:val="single" w:sz="6" w:space="0" w:color="auto"/>
              <w:bottom w:val="single" w:sz="6" w:space="0" w:color="auto"/>
              <w:right w:val="single" w:sz="6" w:space="0" w:color="auto"/>
            </w:tcBorders>
          </w:tcPr>
          <w:p w14:paraId="0010E846" w14:textId="77777777" w:rsidR="00B972BF" w:rsidRDefault="00B972BF" w:rsidP="00A6567A">
            <w:pPr>
              <w:rPr>
                <w:rFonts w:ascii="Arial" w:hAnsi="Arial"/>
                <w:color w:val="000000"/>
              </w:rPr>
            </w:pPr>
          </w:p>
        </w:tc>
        <w:tc>
          <w:tcPr>
            <w:tcW w:w="977" w:type="dxa"/>
            <w:tcBorders>
              <w:top w:val="single" w:sz="6" w:space="0" w:color="auto"/>
              <w:left w:val="single" w:sz="6" w:space="0" w:color="auto"/>
              <w:bottom w:val="single" w:sz="6" w:space="0" w:color="auto"/>
              <w:right w:val="single" w:sz="6" w:space="0" w:color="auto"/>
            </w:tcBorders>
          </w:tcPr>
          <w:p w14:paraId="23AB7E87" w14:textId="77777777" w:rsidR="00B972BF" w:rsidRDefault="00B972BF" w:rsidP="00A6567A">
            <w:pPr>
              <w:rPr>
                <w:rFonts w:ascii="Arial" w:hAnsi="Arial"/>
                <w:color w:val="000000"/>
              </w:rPr>
            </w:pPr>
          </w:p>
        </w:tc>
        <w:tc>
          <w:tcPr>
            <w:tcW w:w="5378" w:type="dxa"/>
            <w:gridSpan w:val="2"/>
            <w:tcBorders>
              <w:top w:val="single" w:sz="6" w:space="0" w:color="auto"/>
              <w:left w:val="single" w:sz="6" w:space="0" w:color="auto"/>
              <w:bottom w:val="single" w:sz="6" w:space="0" w:color="auto"/>
              <w:right w:val="single" w:sz="6" w:space="0" w:color="auto"/>
            </w:tcBorders>
          </w:tcPr>
          <w:p w14:paraId="0521C442" w14:textId="77777777" w:rsidR="00B972BF" w:rsidRDefault="00B972BF" w:rsidP="00A6567A">
            <w:pPr>
              <w:rPr>
                <w:rFonts w:ascii="Arial" w:hAnsi="Arial"/>
                <w:color w:val="000000"/>
              </w:rPr>
            </w:pPr>
          </w:p>
        </w:tc>
      </w:tr>
      <w:tr w:rsidR="00B972BF" w14:paraId="352EA4BD"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7F9A7FCC" w14:textId="77777777" w:rsidR="00B972BF" w:rsidRDefault="00B972BF" w:rsidP="00A6567A">
            <w:pPr>
              <w:rPr>
                <w:rFonts w:ascii="Arial" w:hAnsi="Arial"/>
                <w:color w:val="000000"/>
              </w:rPr>
            </w:pPr>
          </w:p>
        </w:tc>
        <w:tc>
          <w:tcPr>
            <w:tcW w:w="1815" w:type="dxa"/>
            <w:tcBorders>
              <w:top w:val="single" w:sz="6" w:space="0" w:color="auto"/>
              <w:left w:val="single" w:sz="6" w:space="0" w:color="auto"/>
              <w:bottom w:val="single" w:sz="6" w:space="0" w:color="auto"/>
              <w:right w:val="single" w:sz="6" w:space="0" w:color="auto"/>
            </w:tcBorders>
          </w:tcPr>
          <w:p w14:paraId="6525BCF4" w14:textId="77777777" w:rsidR="00B972BF" w:rsidRDefault="00B972BF" w:rsidP="00A6567A">
            <w:pPr>
              <w:rPr>
                <w:rFonts w:ascii="Arial" w:hAnsi="Arial"/>
                <w:color w:val="000000"/>
              </w:rPr>
            </w:pPr>
          </w:p>
        </w:tc>
        <w:tc>
          <w:tcPr>
            <w:tcW w:w="977" w:type="dxa"/>
            <w:tcBorders>
              <w:top w:val="single" w:sz="6" w:space="0" w:color="auto"/>
              <w:left w:val="single" w:sz="6" w:space="0" w:color="auto"/>
              <w:bottom w:val="single" w:sz="6" w:space="0" w:color="auto"/>
              <w:right w:val="single" w:sz="6" w:space="0" w:color="auto"/>
            </w:tcBorders>
          </w:tcPr>
          <w:p w14:paraId="73CEC29D" w14:textId="77777777" w:rsidR="00B972BF" w:rsidRDefault="00B972BF" w:rsidP="00A6567A">
            <w:pPr>
              <w:rPr>
                <w:rFonts w:ascii="Arial" w:hAnsi="Arial"/>
                <w:color w:val="000000"/>
              </w:rPr>
            </w:pPr>
          </w:p>
        </w:tc>
        <w:tc>
          <w:tcPr>
            <w:tcW w:w="5378" w:type="dxa"/>
            <w:gridSpan w:val="2"/>
            <w:tcBorders>
              <w:top w:val="single" w:sz="6" w:space="0" w:color="auto"/>
              <w:left w:val="single" w:sz="6" w:space="0" w:color="auto"/>
              <w:bottom w:val="single" w:sz="6" w:space="0" w:color="auto"/>
              <w:right w:val="single" w:sz="6" w:space="0" w:color="auto"/>
            </w:tcBorders>
          </w:tcPr>
          <w:p w14:paraId="5E0D0967" w14:textId="77777777" w:rsidR="00B972BF" w:rsidRDefault="00B972BF" w:rsidP="00A6567A">
            <w:pPr>
              <w:rPr>
                <w:rFonts w:ascii="Arial" w:hAnsi="Arial"/>
                <w:color w:val="000000"/>
              </w:rPr>
            </w:pPr>
          </w:p>
        </w:tc>
      </w:tr>
      <w:tr w:rsidR="00B972BF" w14:paraId="14A0881E" w14:textId="77777777" w:rsidTr="00A6567A">
        <w:trPr>
          <w:trHeight w:val="247"/>
        </w:trPr>
        <w:tc>
          <w:tcPr>
            <w:tcW w:w="1010" w:type="dxa"/>
            <w:tcBorders>
              <w:top w:val="single" w:sz="6" w:space="0" w:color="auto"/>
              <w:left w:val="single" w:sz="6" w:space="0" w:color="auto"/>
              <w:bottom w:val="single" w:sz="6" w:space="0" w:color="auto"/>
              <w:right w:val="single" w:sz="6" w:space="0" w:color="auto"/>
            </w:tcBorders>
          </w:tcPr>
          <w:p w14:paraId="5972A4D9" w14:textId="77777777" w:rsidR="00B972BF" w:rsidRDefault="00B972BF" w:rsidP="00A6567A">
            <w:pPr>
              <w:rPr>
                <w:rFonts w:ascii="Arial" w:hAnsi="Arial"/>
                <w:color w:val="000000"/>
              </w:rPr>
            </w:pPr>
          </w:p>
        </w:tc>
        <w:tc>
          <w:tcPr>
            <w:tcW w:w="1815" w:type="dxa"/>
            <w:tcBorders>
              <w:top w:val="single" w:sz="6" w:space="0" w:color="auto"/>
              <w:left w:val="single" w:sz="6" w:space="0" w:color="auto"/>
              <w:bottom w:val="single" w:sz="6" w:space="0" w:color="auto"/>
              <w:right w:val="single" w:sz="6" w:space="0" w:color="auto"/>
            </w:tcBorders>
          </w:tcPr>
          <w:p w14:paraId="1E2B0FE5" w14:textId="77777777" w:rsidR="00B972BF" w:rsidRDefault="00B972BF" w:rsidP="00A6567A">
            <w:pPr>
              <w:rPr>
                <w:rFonts w:ascii="Arial" w:hAnsi="Arial"/>
                <w:color w:val="000000"/>
              </w:rPr>
            </w:pPr>
          </w:p>
        </w:tc>
        <w:tc>
          <w:tcPr>
            <w:tcW w:w="977" w:type="dxa"/>
            <w:tcBorders>
              <w:top w:val="single" w:sz="6" w:space="0" w:color="auto"/>
              <w:left w:val="single" w:sz="6" w:space="0" w:color="auto"/>
              <w:bottom w:val="single" w:sz="6" w:space="0" w:color="auto"/>
              <w:right w:val="single" w:sz="6" w:space="0" w:color="auto"/>
            </w:tcBorders>
          </w:tcPr>
          <w:p w14:paraId="750D8FB7" w14:textId="77777777" w:rsidR="00B972BF" w:rsidRDefault="00B972BF" w:rsidP="00A6567A">
            <w:pPr>
              <w:rPr>
                <w:rFonts w:ascii="Arial" w:hAnsi="Arial"/>
                <w:color w:val="000000"/>
              </w:rPr>
            </w:pPr>
          </w:p>
        </w:tc>
        <w:tc>
          <w:tcPr>
            <w:tcW w:w="5378" w:type="dxa"/>
            <w:gridSpan w:val="2"/>
            <w:tcBorders>
              <w:top w:val="single" w:sz="6" w:space="0" w:color="auto"/>
              <w:left w:val="single" w:sz="6" w:space="0" w:color="auto"/>
              <w:bottom w:val="single" w:sz="6" w:space="0" w:color="auto"/>
              <w:right w:val="single" w:sz="6" w:space="0" w:color="auto"/>
            </w:tcBorders>
          </w:tcPr>
          <w:p w14:paraId="244F6348" w14:textId="77777777" w:rsidR="00B972BF" w:rsidRDefault="00B972BF" w:rsidP="00A6567A">
            <w:pPr>
              <w:rPr>
                <w:rFonts w:ascii="Arial" w:hAnsi="Arial"/>
                <w:color w:val="000000"/>
              </w:rPr>
            </w:pPr>
          </w:p>
        </w:tc>
      </w:tr>
      <w:bookmarkEnd w:id="151"/>
      <w:bookmarkEnd w:id="152"/>
    </w:tbl>
    <w:p w14:paraId="6D929AE5" w14:textId="77777777" w:rsidR="00C33E9D" w:rsidRDefault="00C33E9D" w:rsidP="00C33E9D"/>
    <w:p w14:paraId="2C4D45A5" w14:textId="77777777" w:rsidR="00C33E9D" w:rsidRDefault="00C33E9D" w:rsidP="00C33E9D"/>
    <w:p w14:paraId="2B75878F" w14:textId="77777777" w:rsidR="00C33E9D" w:rsidRDefault="00C33E9D" w:rsidP="00C33E9D"/>
    <w:p w14:paraId="56DE50C4" w14:textId="77777777" w:rsidR="00C33E9D" w:rsidRDefault="00C33E9D" w:rsidP="00C33E9D"/>
    <w:p w14:paraId="29CD448C" w14:textId="77777777" w:rsidR="00C33E9D" w:rsidRDefault="00C33E9D" w:rsidP="00C33E9D"/>
    <w:p w14:paraId="42CB846D" w14:textId="77777777" w:rsidR="00C33E9D" w:rsidRDefault="00C33E9D" w:rsidP="00C33E9D"/>
    <w:p w14:paraId="14A43413" w14:textId="77777777" w:rsidR="00C33E9D" w:rsidRDefault="00C33E9D" w:rsidP="00C33E9D"/>
    <w:p w14:paraId="7A6E74A5" w14:textId="77777777" w:rsidR="00C33E9D" w:rsidRDefault="00C33E9D" w:rsidP="00C33E9D"/>
    <w:p w14:paraId="7A7DE389" w14:textId="77777777" w:rsidR="00C33E9D" w:rsidRDefault="00C33E9D" w:rsidP="00C33E9D"/>
    <w:p w14:paraId="4A8EF9E0" w14:textId="77777777" w:rsidR="00C33E9D" w:rsidRDefault="00C33E9D" w:rsidP="00C33E9D"/>
    <w:p w14:paraId="6A14F0FF" w14:textId="77777777" w:rsidR="00C33E9D" w:rsidRDefault="00C33E9D" w:rsidP="00C33E9D"/>
    <w:p w14:paraId="406E52AF" w14:textId="77777777" w:rsidR="00770312" w:rsidRDefault="00770312" w:rsidP="00C33E9D"/>
    <w:p w14:paraId="6366DA90" w14:textId="77777777" w:rsidR="00770312" w:rsidRDefault="00770312" w:rsidP="00C33E9D"/>
    <w:p w14:paraId="7BDBC217" w14:textId="77777777" w:rsidR="00770312" w:rsidRDefault="00770312" w:rsidP="00C33E9D"/>
    <w:p w14:paraId="38B1EF42" w14:textId="77777777" w:rsidR="00B972BF" w:rsidRPr="009234EA" w:rsidRDefault="00B972BF" w:rsidP="00B972BF">
      <w:pPr>
        <w:pStyle w:val="Heading1"/>
        <w:rPr>
          <w:highlight w:val="yellow"/>
        </w:rPr>
      </w:pPr>
      <w:bookmarkStart w:id="157" w:name="_Toc35496779"/>
      <w:r>
        <w:t xml:space="preserve">Startup/Shutdown </w:t>
      </w:r>
      <w:r w:rsidRPr="009234EA">
        <w:rPr>
          <w:highlight w:val="yellow"/>
        </w:rPr>
        <w:t>&lt;Review and Update&gt;</w:t>
      </w:r>
      <w:bookmarkEnd w:id="157"/>
    </w:p>
    <w:p w14:paraId="1D34770B" w14:textId="77777777" w:rsidR="00B972BF" w:rsidRDefault="00B972BF" w:rsidP="00B972BF">
      <w:pPr>
        <w:jc w:val="center"/>
        <w:rPr>
          <w:rFonts w:ascii="Arial" w:hAnsi="Arial"/>
          <w:sz w:val="19"/>
        </w:rPr>
      </w:pPr>
    </w:p>
    <w:p w14:paraId="00C7A017" w14:textId="77777777" w:rsidR="00B972BF" w:rsidRDefault="00B972BF" w:rsidP="00B972BF">
      <w:pPr>
        <w:pStyle w:val="Heading2"/>
      </w:pPr>
      <w:bookmarkStart w:id="158" w:name="_Toc507322803"/>
      <w:bookmarkStart w:id="159" w:name="_Toc17893620"/>
      <w:bookmarkStart w:id="160" w:name="_Toc35496780"/>
      <w:bookmarkStart w:id="161" w:name="_Toc354906413"/>
      <w:bookmarkStart w:id="162" w:name="_Toc354906570"/>
      <w:bookmarkStart w:id="163" w:name="_Toc354916014"/>
      <w:bookmarkStart w:id="164" w:name="_Toc354916266"/>
      <w:bookmarkStart w:id="165" w:name="_Toc354916653"/>
      <w:bookmarkStart w:id="166" w:name="_Toc354916877"/>
      <w:bookmarkStart w:id="167" w:name="_Toc354917243"/>
      <w:bookmarkStart w:id="168" w:name="_Toc354918211"/>
      <w:bookmarkStart w:id="169" w:name="_Toc354918334"/>
      <w:bookmarkStart w:id="170" w:name="_Toc354918385"/>
      <w:bookmarkStart w:id="171" w:name="_Toc354966341"/>
      <w:bookmarkStart w:id="172" w:name="_Toc354966556"/>
      <w:bookmarkStart w:id="173" w:name="_Toc354966884"/>
      <w:bookmarkStart w:id="174" w:name="_Toc354973138"/>
      <w:bookmarkStart w:id="175" w:name="_Toc355499577"/>
      <w:bookmarkStart w:id="176" w:name="_Toc355499644"/>
      <w:bookmarkStart w:id="177" w:name="_Toc355602849"/>
      <w:bookmarkStart w:id="178" w:name="_Toc355658651"/>
      <w:bookmarkStart w:id="179" w:name="_Toc355660844"/>
      <w:bookmarkStart w:id="180" w:name="_Toc355755959"/>
      <w:bookmarkStart w:id="181" w:name="_Toc355756421"/>
      <w:bookmarkStart w:id="182" w:name="_Toc355760140"/>
      <w:bookmarkStart w:id="183" w:name="_Toc355760980"/>
      <w:bookmarkStart w:id="184" w:name="_Toc355762858"/>
      <w:bookmarkStart w:id="185" w:name="_Toc355762913"/>
      <w:bookmarkStart w:id="186" w:name="_Toc355774429"/>
      <w:bookmarkStart w:id="187" w:name="_Toc355774485"/>
      <w:bookmarkStart w:id="188" w:name="_Toc359137620"/>
      <w:bookmarkStart w:id="189" w:name="_Toc360411854"/>
      <w:bookmarkStart w:id="190" w:name="_Toc360589881"/>
      <w:bookmarkStart w:id="191" w:name="_Toc360600155"/>
      <w:r>
        <w:t>Overview</w:t>
      </w:r>
      <w:bookmarkEnd w:id="158"/>
      <w:bookmarkEnd w:id="159"/>
      <w:bookmarkEnd w:id="160"/>
    </w:p>
    <w:p w14:paraId="05554396" w14:textId="77777777" w:rsidR="00B972BF" w:rsidRDefault="00B972BF" w:rsidP="00B972BF">
      <w:pPr>
        <w:pStyle w:val="tableright"/>
        <w:spacing w:before="60" w:after="0" w:line="240" w:lineRule="auto"/>
        <w:rPr>
          <w:rFonts w:ascii="Arial" w:hAnsi="Arial"/>
          <w:snapToGrid w:val="0"/>
        </w:rPr>
      </w:pPr>
      <w:r>
        <w:rPr>
          <w:rFonts w:ascii="Arial" w:hAnsi="Arial"/>
          <w:snapToGrid w:val="0"/>
        </w:rPr>
        <w:t>The Entex Support Staff in Rensselaer and Scranton or Remote Network Services handle startup and shutdown of the Systems.</w:t>
      </w:r>
    </w:p>
    <w:p w14:paraId="330E91EF" w14:textId="77777777" w:rsidR="00B972BF" w:rsidRDefault="00B972BF" w:rsidP="00B972BF">
      <w:pPr>
        <w:rPr>
          <w:rFonts w:ascii="Arial" w:hAnsi="Arial"/>
        </w:rPr>
      </w:pPr>
    </w:p>
    <w:p w14:paraId="510144E3" w14:textId="77777777" w:rsidR="00B972BF" w:rsidRDefault="00B972BF" w:rsidP="00B972BF">
      <w:pPr>
        <w:pStyle w:val="Heading2"/>
      </w:pPr>
      <w:r>
        <w:t xml:space="preserve"> </w:t>
      </w:r>
      <w:bookmarkStart w:id="192" w:name="_Toc507322804"/>
      <w:bookmarkStart w:id="193" w:name="_Toc17893621"/>
      <w:bookmarkStart w:id="194" w:name="_Toc35496781"/>
      <w:r>
        <w:t>Webserver Startup / Shutdown Procedures</w:t>
      </w:r>
      <w:bookmarkEnd w:id="192"/>
      <w:bookmarkEnd w:id="193"/>
      <w:bookmarkEnd w:id="194"/>
    </w:p>
    <w:p w14:paraId="38BCA8D2" w14:textId="77777777" w:rsidR="00B972BF" w:rsidRDefault="00B972BF" w:rsidP="00B972BF">
      <w:pPr>
        <w:ind w:left="576"/>
        <w:rPr>
          <w:rFonts w:ascii="Arial" w:hAnsi="Arial"/>
          <w:sz w:val="22"/>
        </w:rPr>
      </w:pPr>
      <w:r>
        <w:rPr>
          <w:rFonts w:ascii="Arial" w:hAnsi="Arial"/>
          <w:sz w:val="22"/>
        </w:rPr>
        <w:t>N/A</w:t>
      </w:r>
    </w:p>
    <w:p w14:paraId="38A5551C" w14:textId="77777777" w:rsidR="00B972BF" w:rsidRDefault="00B972BF" w:rsidP="00B972BF">
      <w:pPr>
        <w:ind w:firstLine="720"/>
        <w:rPr>
          <w:rFonts w:ascii="Arial" w:hAnsi="Arial"/>
          <w:b/>
          <w:u w:val="single"/>
        </w:rPr>
      </w:pPr>
    </w:p>
    <w:p w14:paraId="39BEDE53" w14:textId="77777777" w:rsidR="00B972BF" w:rsidRDefault="00B972BF" w:rsidP="00B972BF">
      <w:pPr>
        <w:pStyle w:val="Heading2"/>
      </w:pPr>
      <w:bookmarkStart w:id="195" w:name="_Toc361620117"/>
      <w:bookmarkStart w:id="196" w:name="_Toc401970762"/>
      <w:bookmarkStart w:id="197" w:name="_Toc429309648"/>
      <w:bookmarkStart w:id="198" w:name="_Toc483877158"/>
      <w:bookmarkStart w:id="199" w:name="_Toc492803924"/>
      <w:bookmarkStart w:id="200" w:name="_Toc493066691"/>
      <w:bookmarkStart w:id="201" w:name="_Toc507322805"/>
      <w:bookmarkStart w:id="202" w:name="_Toc17893622"/>
      <w:bookmarkStart w:id="203" w:name="_Toc35496782"/>
      <w:r>
        <w:t xml:space="preserve">Application clusters </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5"/>
      <w:bookmarkEnd w:id="196"/>
      <w:bookmarkEnd w:id="197"/>
      <w:bookmarkEnd w:id="198"/>
      <w:bookmarkEnd w:id="199"/>
      <w:bookmarkEnd w:id="200"/>
      <w:r>
        <w:t>Startup / Shutdown Procedures</w:t>
      </w:r>
      <w:bookmarkEnd w:id="201"/>
      <w:bookmarkEnd w:id="202"/>
      <w:bookmarkEnd w:id="203"/>
    </w:p>
    <w:p w14:paraId="6A63F71B" w14:textId="77777777" w:rsidR="00B972BF" w:rsidRDefault="00B972BF" w:rsidP="00B972BF">
      <w:pPr>
        <w:ind w:left="720"/>
        <w:rPr>
          <w:rFonts w:ascii="Arial" w:hAnsi="Arial"/>
          <w:sz w:val="22"/>
        </w:rPr>
      </w:pPr>
      <w:r>
        <w:rPr>
          <w:rFonts w:ascii="Arial" w:hAnsi="Arial"/>
          <w:sz w:val="22"/>
        </w:rPr>
        <w:t>Databricks clusters: Always up</w:t>
      </w:r>
    </w:p>
    <w:p w14:paraId="180BC8A9" w14:textId="77777777" w:rsidR="00B972BF" w:rsidRDefault="00B972BF" w:rsidP="00B972BF">
      <w:pPr>
        <w:ind w:left="720"/>
        <w:rPr>
          <w:rFonts w:ascii="Arial" w:hAnsi="Arial"/>
          <w:sz w:val="22"/>
        </w:rPr>
      </w:pPr>
    </w:p>
    <w:p w14:paraId="171DCCEB" w14:textId="77777777" w:rsidR="00B972BF" w:rsidRDefault="00B972BF" w:rsidP="00B972BF">
      <w:pPr>
        <w:pStyle w:val="Heading2"/>
      </w:pPr>
      <w:bookmarkStart w:id="204" w:name="_Toc507322806"/>
      <w:bookmarkStart w:id="205" w:name="_Toc17893623"/>
      <w:bookmarkStart w:id="206" w:name="_Toc35496783"/>
      <w:r>
        <w:t>Database Server Startup / Shutdown Procedures</w:t>
      </w:r>
      <w:bookmarkEnd w:id="204"/>
      <w:bookmarkEnd w:id="205"/>
      <w:bookmarkEnd w:id="206"/>
    </w:p>
    <w:p w14:paraId="6D4B1ED2" w14:textId="77777777" w:rsidR="00B972BF" w:rsidRDefault="00B972BF" w:rsidP="00B972BF">
      <w:pPr>
        <w:pStyle w:val="Header"/>
        <w:tabs>
          <w:tab w:val="clear" w:pos="4320"/>
          <w:tab w:val="clear" w:pos="8640"/>
        </w:tabs>
        <w:ind w:firstLine="720"/>
        <w:rPr>
          <w:rFonts w:ascii="Arial" w:hAnsi="Arial"/>
          <w:b/>
          <w:u w:val="single"/>
        </w:rPr>
      </w:pPr>
      <w:r>
        <w:rPr>
          <w:rFonts w:ascii="Arial" w:hAnsi="Arial"/>
          <w:b/>
          <w:u w:val="single"/>
        </w:rPr>
        <w:t>Startup</w:t>
      </w:r>
    </w:p>
    <w:p w14:paraId="75EA5B1E" w14:textId="77777777" w:rsidR="00B972BF" w:rsidRDefault="00B972BF" w:rsidP="00B972BF">
      <w:pPr>
        <w:pStyle w:val="NormalIndent"/>
        <w:rPr>
          <w:rFonts w:ascii="Arial" w:hAnsi="Arial"/>
        </w:rPr>
      </w:pPr>
      <w:r>
        <w:rPr>
          <w:rFonts w:ascii="Arial" w:hAnsi="Arial"/>
          <w:sz w:val="22"/>
        </w:rPr>
        <w:t>No special requirements</w:t>
      </w:r>
    </w:p>
    <w:p w14:paraId="3AB67F6A" w14:textId="77777777" w:rsidR="00B972BF" w:rsidRDefault="00B972BF" w:rsidP="00B972BF">
      <w:pPr>
        <w:ind w:left="720"/>
        <w:rPr>
          <w:rFonts w:ascii="Arial" w:hAnsi="Arial"/>
          <w:b/>
          <w:u w:val="single"/>
        </w:rPr>
      </w:pPr>
      <w:r>
        <w:rPr>
          <w:rFonts w:ascii="Arial" w:hAnsi="Arial"/>
          <w:b/>
          <w:u w:val="single"/>
        </w:rPr>
        <w:t>Shutdown</w:t>
      </w:r>
    </w:p>
    <w:p w14:paraId="0642E68B" w14:textId="77777777" w:rsidR="00B972BF" w:rsidRDefault="00B972BF" w:rsidP="00B972BF">
      <w:pPr>
        <w:pStyle w:val="BodyTextIndent2"/>
        <w:jc w:val="left"/>
        <w:rPr>
          <w:rFonts w:ascii="Arial" w:hAnsi="Arial"/>
          <w:i w:val="0"/>
          <w:color w:val="000000"/>
          <w:sz w:val="22"/>
        </w:rPr>
      </w:pPr>
      <w:r>
        <w:rPr>
          <w:rFonts w:ascii="Arial" w:hAnsi="Arial"/>
          <w:i w:val="0"/>
          <w:color w:val="000000"/>
          <w:sz w:val="22"/>
        </w:rPr>
        <w:t>No special requirements</w:t>
      </w:r>
    </w:p>
    <w:p w14:paraId="4F931E97" w14:textId="77777777" w:rsidR="00B972BF" w:rsidRDefault="00B972BF" w:rsidP="00B972BF">
      <w:pPr>
        <w:pStyle w:val="BodyTextIndent2"/>
        <w:jc w:val="left"/>
        <w:rPr>
          <w:rFonts w:ascii="Arial" w:hAnsi="Arial"/>
          <w:i w:val="0"/>
          <w:color w:val="000000"/>
          <w:sz w:val="22"/>
        </w:rPr>
      </w:pPr>
    </w:p>
    <w:p w14:paraId="5A095441" w14:textId="77777777" w:rsidR="00B972BF" w:rsidRDefault="00B972BF" w:rsidP="00B972BF">
      <w:pPr>
        <w:pStyle w:val="Heading2"/>
      </w:pPr>
      <w:bookmarkStart w:id="207" w:name="_Toc507322807"/>
      <w:bookmarkStart w:id="208" w:name="_Toc17893624"/>
      <w:bookmarkStart w:id="209" w:name="_Toc35496784"/>
      <w:r>
        <w:t>Mainframe Startup / Shutdown Procedures</w:t>
      </w:r>
      <w:bookmarkEnd w:id="207"/>
      <w:bookmarkEnd w:id="208"/>
      <w:bookmarkEnd w:id="209"/>
    </w:p>
    <w:p w14:paraId="32F233CE" w14:textId="77777777" w:rsidR="00B972BF" w:rsidRDefault="00B972BF" w:rsidP="00B972BF">
      <w:pPr>
        <w:ind w:left="576"/>
        <w:rPr>
          <w:rFonts w:ascii="Arial" w:hAnsi="Arial"/>
          <w:sz w:val="22"/>
        </w:rPr>
      </w:pPr>
      <w:r>
        <w:rPr>
          <w:rFonts w:ascii="Arial" w:hAnsi="Arial"/>
          <w:sz w:val="22"/>
        </w:rPr>
        <w:t>N/A</w:t>
      </w:r>
    </w:p>
    <w:p w14:paraId="10BA38C9" w14:textId="77777777" w:rsidR="00B972BF" w:rsidRDefault="00B972BF" w:rsidP="00B972BF">
      <w:pPr>
        <w:ind w:left="576"/>
        <w:rPr>
          <w:rFonts w:ascii="Arial" w:hAnsi="Arial"/>
          <w:sz w:val="22"/>
        </w:rPr>
      </w:pPr>
    </w:p>
    <w:p w14:paraId="53212D6B" w14:textId="77777777" w:rsidR="00B972BF" w:rsidRDefault="00B972BF" w:rsidP="00B972BF">
      <w:pPr>
        <w:pStyle w:val="Heading2"/>
      </w:pPr>
      <w:bookmarkStart w:id="210" w:name="_Toc354917246"/>
      <w:bookmarkStart w:id="211" w:name="_Toc354918214"/>
      <w:bookmarkStart w:id="212" w:name="_Toc354918337"/>
      <w:bookmarkStart w:id="213" w:name="_Toc354918388"/>
      <w:bookmarkStart w:id="214" w:name="_Toc354966344"/>
      <w:bookmarkStart w:id="215" w:name="_Toc354966559"/>
      <w:bookmarkStart w:id="216" w:name="_Toc354966887"/>
      <w:bookmarkStart w:id="217" w:name="_Toc354973141"/>
      <w:bookmarkStart w:id="218" w:name="_Toc355499580"/>
      <w:bookmarkStart w:id="219" w:name="_Toc355499647"/>
      <w:bookmarkStart w:id="220" w:name="_Toc355602852"/>
      <w:bookmarkStart w:id="221" w:name="_Toc355658654"/>
      <w:bookmarkStart w:id="222" w:name="_Toc355660847"/>
      <w:bookmarkStart w:id="223" w:name="_Toc355755962"/>
      <w:bookmarkStart w:id="224" w:name="_Toc355756424"/>
      <w:bookmarkStart w:id="225" w:name="_Toc355760143"/>
      <w:bookmarkStart w:id="226" w:name="_Toc355760983"/>
      <w:bookmarkStart w:id="227" w:name="_Toc355762861"/>
      <w:bookmarkStart w:id="228" w:name="_Toc355762916"/>
      <w:bookmarkStart w:id="229" w:name="_Toc355774432"/>
      <w:bookmarkStart w:id="230" w:name="_Toc355774488"/>
      <w:bookmarkStart w:id="231" w:name="_Toc359137623"/>
      <w:bookmarkStart w:id="232" w:name="_Toc360411857"/>
      <w:bookmarkStart w:id="233" w:name="_Toc360589884"/>
      <w:bookmarkStart w:id="234" w:name="_Toc360600158"/>
      <w:bookmarkStart w:id="235" w:name="_Toc361620118"/>
      <w:bookmarkStart w:id="236" w:name="_Toc354906416"/>
      <w:bookmarkStart w:id="237" w:name="_Toc354906573"/>
      <w:bookmarkStart w:id="238" w:name="_Toc354916017"/>
      <w:bookmarkStart w:id="239" w:name="_Toc354916269"/>
      <w:bookmarkStart w:id="240" w:name="_Toc354916656"/>
      <w:bookmarkStart w:id="241" w:name="_Toc354916880"/>
      <w:bookmarkStart w:id="242" w:name="_Toc401970763"/>
      <w:bookmarkStart w:id="243" w:name="_Toc429309650"/>
      <w:bookmarkStart w:id="244" w:name="_Toc483877161"/>
      <w:bookmarkStart w:id="245" w:name="_Toc492803927"/>
      <w:bookmarkStart w:id="246" w:name="_Toc493066694"/>
      <w:bookmarkStart w:id="247" w:name="_Toc493313878"/>
      <w:bookmarkStart w:id="248" w:name="_Toc507322808"/>
      <w:bookmarkStart w:id="249" w:name="_Toc17893625"/>
      <w:bookmarkStart w:id="250" w:name="_Toc35496785"/>
      <w:r>
        <w:t>Application Startup / Shutdown</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t xml:space="preserve"> Procedures</w:t>
      </w:r>
      <w:bookmarkEnd w:id="248"/>
      <w:bookmarkEnd w:id="249"/>
      <w:bookmarkEnd w:id="250"/>
    </w:p>
    <w:p w14:paraId="3AD836C4" w14:textId="77777777" w:rsidR="00B972BF" w:rsidRDefault="00B972BF" w:rsidP="00B972BF">
      <w:pPr>
        <w:pStyle w:val="Header"/>
        <w:tabs>
          <w:tab w:val="clear" w:pos="4320"/>
          <w:tab w:val="clear" w:pos="8640"/>
        </w:tabs>
        <w:ind w:firstLine="720"/>
        <w:rPr>
          <w:rFonts w:ascii="Arial" w:hAnsi="Arial"/>
          <w:b/>
          <w:u w:val="single"/>
        </w:rPr>
      </w:pPr>
      <w:bookmarkStart w:id="251" w:name="_Toc354906415"/>
      <w:bookmarkStart w:id="252" w:name="_Toc354906572"/>
      <w:bookmarkStart w:id="253" w:name="_Toc354916016"/>
      <w:bookmarkStart w:id="254" w:name="_Toc354916268"/>
      <w:bookmarkStart w:id="255" w:name="_Toc354916655"/>
      <w:bookmarkStart w:id="256" w:name="_Toc354916879"/>
      <w:bookmarkStart w:id="257" w:name="_Toc354917245"/>
      <w:bookmarkStart w:id="258" w:name="_Toc354918213"/>
      <w:bookmarkStart w:id="259" w:name="_Toc354918336"/>
      <w:bookmarkStart w:id="260" w:name="_Toc354918387"/>
      <w:bookmarkStart w:id="261" w:name="_Toc354966343"/>
      <w:bookmarkStart w:id="262" w:name="_Toc354966558"/>
      <w:bookmarkStart w:id="263" w:name="_Toc354966886"/>
      <w:bookmarkStart w:id="264" w:name="_Toc354973140"/>
      <w:bookmarkStart w:id="265" w:name="_Toc355499579"/>
      <w:bookmarkStart w:id="266" w:name="_Toc355499646"/>
      <w:bookmarkStart w:id="267" w:name="_Toc355602851"/>
      <w:bookmarkStart w:id="268" w:name="_Toc355658653"/>
      <w:bookmarkStart w:id="269" w:name="_Toc355660846"/>
      <w:bookmarkStart w:id="270" w:name="_Toc355755961"/>
      <w:bookmarkStart w:id="271" w:name="_Toc355756423"/>
      <w:bookmarkStart w:id="272" w:name="_Toc355760142"/>
      <w:bookmarkStart w:id="273" w:name="_Toc355760982"/>
      <w:bookmarkStart w:id="274" w:name="_Toc355762860"/>
      <w:bookmarkStart w:id="275" w:name="_Toc355762915"/>
      <w:bookmarkStart w:id="276" w:name="_Toc355774431"/>
      <w:bookmarkStart w:id="277" w:name="_Toc355774487"/>
      <w:bookmarkStart w:id="278" w:name="_Toc359137622"/>
      <w:bookmarkStart w:id="279" w:name="_Toc360411856"/>
      <w:bookmarkStart w:id="280" w:name="_Toc360589883"/>
      <w:bookmarkStart w:id="281" w:name="_Toc360600157"/>
      <w:bookmarkStart w:id="282" w:name="_Toc361620119"/>
      <w:bookmarkStart w:id="283" w:name="_Toc401970764"/>
      <w:bookmarkStart w:id="284" w:name="_Toc429309651"/>
      <w:r>
        <w:rPr>
          <w:rFonts w:ascii="Arial" w:hAnsi="Arial"/>
          <w:b/>
          <w:u w:val="single"/>
        </w:rPr>
        <w:t>Startup</w:t>
      </w:r>
    </w:p>
    <w:p w14:paraId="13B9CF54" w14:textId="77777777" w:rsidR="00B972BF" w:rsidRDefault="00B972BF" w:rsidP="00B972BF">
      <w:pPr>
        <w:pStyle w:val="NormalIndent"/>
        <w:rPr>
          <w:rFonts w:ascii="Arial" w:hAnsi="Arial"/>
        </w:rPr>
      </w:pPr>
      <w:r>
        <w:rPr>
          <w:rFonts w:ascii="Arial" w:hAnsi="Arial"/>
          <w:sz w:val="22"/>
        </w:rPr>
        <w:t>No special requirements</w:t>
      </w:r>
    </w:p>
    <w:p w14:paraId="5A537FFD" w14:textId="77777777" w:rsidR="00B972BF" w:rsidRDefault="00B972BF" w:rsidP="00B972BF">
      <w:pPr>
        <w:ind w:left="720"/>
        <w:rPr>
          <w:rFonts w:ascii="Arial" w:hAnsi="Arial"/>
          <w:b/>
          <w:u w:val="single"/>
        </w:rPr>
      </w:pPr>
      <w:r>
        <w:rPr>
          <w:rFonts w:ascii="Arial" w:hAnsi="Arial"/>
          <w:b/>
          <w:u w:val="single"/>
        </w:rPr>
        <w:t>Shutdown</w:t>
      </w:r>
    </w:p>
    <w:p w14:paraId="5061E8C6" w14:textId="77777777" w:rsidR="00B972BF" w:rsidRDefault="00B972BF" w:rsidP="00B972BF">
      <w:pPr>
        <w:pStyle w:val="BodyTextIndent2"/>
        <w:jc w:val="left"/>
        <w:rPr>
          <w:rFonts w:ascii="Arial" w:hAnsi="Arial"/>
          <w:i w:val="0"/>
          <w:color w:val="000000"/>
          <w:sz w:val="22"/>
        </w:rPr>
      </w:pPr>
      <w:r>
        <w:rPr>
          <w:rFonts w:ascii="Arial" w:hAnsi="Arial"/>
          <w:i w:val="0"/>
          <w:color w:val="000000"/>
          <w:sz w:val="22"/>
        </w:rPr>
        <w:t>No special requirements</w:t>
      </w:r>
    </w:p>
    <w:p w14:paraId="572BC1EE" w14:textId="77777777" w:rsidR="00B972BF" w:rsidRDefault="00B972BF" w:rsidP="00B972BF">
      <w:pPr>
        <w:rPr>
          <w:rFonts w:ascii="Arial" w:hAnsi="Arial"/>
          <w:sz w:val="21"/>
        </w:rPr>
      </w:pPr>
    </w:p>
    <w:p w14:paraId="44BBA4AC" w14:textId="77777777" w:rsidR="00B972BF" w:rsidRDefault="00B972BF" w:rsidP="00B972BF">
      <w:pPr>
        <w:rPr>
          <w:rFonts w:ascii="Arial" w:hAnsi="Arial"/>
          <w:sz w:val="21"/>
        </w:rPr>
      </w:pPr>
    </w:p>
    <w:p w14:paraId="6DA932D3" w14:textId="77777777" w:rsidR="00B972BF" w:rsidRDefault="00B972BF" w:rsidP="00B972BF">
      <w:pPr>
        <w:rPr>
          <w:rFonts w:ascii="Arial" w:hAnsi="Arial"/>
          <w:sz w:val="21"/>
        </w:rPr>
      </w:pPr>
    </w:p>
    <w:p w14:paraId="0F0FA86A" w14:textId="77777777" w:rsidR="00B972BF" w:rsidRDefault="00B972BF" w:rsidP="00B972BF">
      <w:pPr>
        <w:pStyle w:val="Heading1"/>
      </w:pPr>
      <w:bookmarkStart w:id="285" w:name="_Toc17893626"/>
      <w:bookmarkStart w:id="286" w:name="_Toc35496786"/>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t>Backups</w:t>
      </w:r>
      <w:bookmarkEnd w:id="285"/>
      <w:bookmarkEnd w:id="286"/>
    </w:p>
    <w:p w14:paraId="66BCA360" w14:textId="77777777" w:rsidR="00B972BF" w:rsidRDefault="00B972BF" w:rsidP="00B972BF">
      <w:pPr>
        <w:pStyle w:val="Heading2"/>
      </w:pPr>
      <w:bookmarkStart w:id="287" w:name="_Toc17893627"/>
      <w:bookmarkStart w:id="288" w:name="_Toc35496787"/>
      <w:r>
        <w:t>Overview</w:t>
      </w:r>
      <w:bookmarkEnd w:id="287"/>
      <w:bookmarkEnd w:id="288"/>
    </w:p>
    <w:p w14:paraId="6DD494E8" w14:textId="77777777" w:rsidR="00B972BF" w:rsidRDefault="00B972BF" w:rsidP="00B972BF">
      <w:pPr>
        <w:tabs>
          <w:tab w:val="left" w:pos="-1440"/>
          <w:tab w:val="left" w:pos="-720"/>
        </w:tabs>
        <w:suppressAutoHyphens/>
        <w:rPr>
          <w:rFonts w:ascii="Arial" w:hAnsi="Arial"/>
          <w:color w:val="000000"/>
          <w:sz w:val="22"/>
        </w:rPr>
      </w:pPr>
      <w:r>
        <w:rPr>
          <w:rFonts w:ascii="Arial" w:hAnsi="Arial"/>
          <w:color w:val="000000"/>
          <w:sz w:val="22"/>
        </w:rPr>
        <w:t>The Core Services on-site staff members are responsible for following the standard backup schedule for the servers in the network.</w:t>
      </w:r>
    </w:p>
    <w:p w14:paraId="0F616BDD" w14:textId="77777777" w:rsidR="00B972BF" w:rsidRDefault="00B972BF" w:rsidP="00B972BF">
      <w:pPr>
        <w:pStyle w:val="Header"/>
        <w:tabs>
          <w:tab w:val="clear" w:pos="4320"/>
          <w:tab w:val="clear" w:pos="8640"/>
        </w:tabs>
        <w:rPr>
          <w:rFonts w:ascii="Arial" w:hAnsi="Arial"/>
        </w:rPr>
      </w:pPr>
    </w:p>
    <w:p w14:paraId="2773C033" w14:textId="77777777" w:rsidR="00B972BF" w:rsidRDefault="00B972BF" w:rsidP="00B972BF">
      <w:pPr>
        <w:pStyle w:val="Heading2"/>
      </w:pPr>
      <w:bookmarkStart w:id="289" w:name="_Toc401970766"/>
      <w:bookmarkStart w:id="290" w:name="_Toc429309656"/>
      <w:bookmarkStart w:id="291" w:name="_Toc483877166"/>
      <w:bookmarkStart w:id="292" w:name="_Toc492803932"/>
      <w:bookmarkStart w:id="293" w:name="_Toc493066699"/>
      <w:bookmarkStart w:id="294" w:name="_Toc507322813"/>
      <w:bookmarkStart w:id="295" w:name="_Toc17893628"/>
      <w:bookmarkStart w:id="296" w:name="_Toc35496788"/>
      <w:r>
        <w:t>Web Server</w:t>
      </w:r>
      <w:bookmarkEnd w:id="289"/>
      <w:r>
        <w:t xml:space="preserve"> </w:t>
      </w:r>
      <w:bookmarkStart w:id="297" w:name="_Toc354918218"/>
      <w:bookmarkStart w:id="298" w:name="_Toc354918341"/>
      <w:bookmarkStart w:id="299" w:name="_Toc354918392"/>
      <w:bookmarkStart w:id="300" w:name="_Toc354966348"/>
      <w:bookmarkStart w:id="301" w:name="_Toc354966563"/>
      <w:bookmarkStart w:id="302" w:name="_Toc354966891"/>
      <w:bookmarkStart w:id="303" w:name="_Toc354973145"/>
      <w:bookmarkStart w:id="304" w:name="_Toc355499584"/>
      <w:bookmarkStart w:id="305" w:name="_Toc355499651"/>
      <w:bookmarkStart w:id="306" w:name="_Toc355602854"/>
      <w:bookmarkStart w:id="307" w:name="_Toc355658656"/>
      <w:bookmarkStart w:id="308" w:name="_Toc355660849"/>
      <w:bookmarkStart w:id="309" w:name="_Toc355755964"/>
      <w:bookmarkStart w:id="310" w:name="_Toc355756426"/>
      <w:bookmarkStart w:id="311" w:name="_Toc355760145"/>
      <w:bookmarkStart w:id="312" w:name="_Toc355760985"/>
      <w:bookmarkStart w:id="313" w:name="_Toc355762863"/>
      <w:bookmarkStart w:id="314" w:name="_Toc355762918"/>
      <w:bookmarkStart w:id="315" w:name="_Toc355774434"/>
      <w:bookmarkStart w:id="316" w:name="_Toc355774490"/>
      <w:bookmarkStart w:id="317" w:name="_Toc359137625"/>
      <w:bookmarkStart w:id="318" w:name="_Toc360411859"/>
      <w:bookmarkStart w:id="319" w:name="_Toc360589886"/>
      <w:bookmarkStart w:id="320" w:name="_Toc360600160"/>
      <w:bookmarkStart w:id="321" w:name="_Toc361620121"/>
      <w:bookmarkEnd w:id="290"/>
      <w:bookmarkEnd w:id="291"/>
      <w:r>
        <w:t>Backup</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1EA11FDF" w14:textId="77777777" w:rsidR="00B972BF" w:rsidRDefault="00B972BF" w:rsidP="00B972BF">
      <w:pPr>
        <w:ind w:left="576"/>
        <w:rPr>
          <w:rFonts w:ascii="Arial" w:hAnsi="Arial"/>
          <w:sz w:val="22"/>
        </w:rPr>
      </w:pPr>
      <w:r>
        <w:rPr>
          <w:rFonts w:ascii="Arial" w:hAnsi="Arial"/>
          <w:sz w:val="22"/>
        </w:rPr>
        <w:t>N/A</w:t>
      </w:r>
    </w:p>
    <w:p w14:paraId="26508275" w14:textId="77777777" w:rsidR="00B972BF" w:rsidRDefault="00B972BF" w:rsidP="00B972BF">
      <w:pPr>
        <w:rPr>
          <w:rFonts w:ascii="Arial" w:hAnsi="Arial"/>
        </w:rPr>
      </w:pPr>
      <w:r>
        <w:rPr>
          <w:rFonts w:ascii="Arial" w:hAnsi="Arial"/>
        </w:rPr>
        <w:t>.</w:t>
      </w:r>
    </w:p>
    <w:p w14:paraId="79A9912D" w14:textId="77777777" w:rsidR="00B972BF" w:rsidRDefault="00B972BF" w:rsidP="00B972BF">
      <w:pPr>
        <w:pStyle w:val="Heading2"/>
      </w:pPr>
      <w:bookmarkStart w:id="322" w:name="_Toc492803933"/>
      <w:bookmarkStart w:id="323" w:name="_Toc493066700"/>
      <w:bookmarkStart w:id="324" w:name="_Toc507322814"/>
      <w:bookmarkStart w:id="325" w:name="_Toc17893629"/>
      <w:bookmarkStart w:id="326" w:name="_Toc35496789"/>
      <w:r>
        <w:t>Application Backup</w:t>
      </w:r>
      <w:bookmarkEnd w:id="322"/>
      <w:bookmarkEnd w:id="323"/>
      <w:bookmarkEnd w:id="324"/>
      <w:bookmarkEnd w:id="325"/>
      <w:bookmarkEnd w:id="326"/>
    </w:p>
    <w:p w14:paraId="793360E8" w14:textId="77777777" w:rsidR="00B972BF" w:rsidRDefault="00B972BF" w:rsidP="00B972BF">
      <w:pPr>
        <w:rPr>
          <w:rFonts w:ascii="Arial" w:hAnsi="Arial"/>
          <w:sz w:val="22"/>
        </w:rPr>
      </w:pPr>
      <w:r>
        <w:rPr>
          <w:rFonts w:ascii="Arial" w:hAnsi="Arial"/>
          <w:sz w:val="22"/>
        </w:rPr>
        <w:t>&lt;</w:t>
      </w:r>
      <w:r w:rsidRPr="00C52EEA">
        <w:rPr>
          <w:rFonts w:ascii="Arial" w:hAnsi="Arial"/>
          <w:sz w:val="22"/>
          <w:highlight w:val="yellow"/>
        </w:rPr>
        <w:t>Need to update the app folders/data backup procedures</w:t>
      </w:r>
      <w:r>
        <w:rPr>
          <w:rFonts w:ascii="Arial" w:hAnsi="Arial"/>
          <w:sz w:val="22"/>
        </w:rPr>
        <w:t>&gt;</w:t>
      </w:r>
    </w:p>
    <w:p w14:paraId="4319A455" w14:textId="77777777" w:rsidR="00B972BF" w:rsidRDefault="00B972BF" w:rsidP="00B972BF">
      <w:pPr>
        <w:jc w:val="center"/>
        <w:rPr>
          <w:rFonts w:ascii="Arial" w:hAnsi="Arial"/>
        </w:rPr>
      </w:pPr>
    </w:p>
    <w:p w14:paraId="49C23B0D" w14:textId="77777777" w:rsidR="00B972BF" w:rsidRDefault="00B972BF" w:rsidP="00B972BF">
      <w:pPr>
        <w:pStyle w:val="Heading2"/>
      </w:pPr>
      <w:bookmarkStart w:id="327" w:name="_Toc354906420"/>
      <w:bookmarkStart w:id="328" w:name="_Toc354906577"/>
      <w:bookmarkStart w:id="329" w:name="_Toc354916021"/>
      <w:bookmarkStart w:id="330" w:name="_Toc354916273"/>
      <w:bookmarkStart w:id="331" w:name="_Toc354916660"/>
      <w:bookmarkStart w:id="332" w:name="_Toc354916884"/>
      <w:bookmarkStart w:id="333" w:name="_Toc354917250"/>
      <w:bookmarkStart w:id="334" w:name="_Toc354918217"/>
      <w:bookmarkStart w:id="335" w:name="_Toc354918340"/>
      <w:bookmarkStart w:id="336" w:name="_Toc354918391"/>
      <w:bookmarkStart w:id="337" w:name="_Toc354966347"/>
      <w:bookmarkStart w:id="338" w:name="_Toc354966562"/>
      <w:bookmarkStart w:id="339" w:name="_Toc354966890"/>
      <w:bookmarkStart w:id="340" w:name="_Toc354973144"/>
      <w:bookmarkStart w:id="341" w:name="_Toc355499583"/>
      <w:bookmarkStart w:id="342" w:name="_Toc355499650"/>
      <w:bookmarkStart w:id="343" w:name="_Toc355602855"/>
      <w:bookmarkStart w:id="344" w:name="_Toc355658657"/>
      <w:bookmarkStart w:id="345" w:name="_Toc355660850"/>
      <w:bookmarkStart w:id="346" w:name="_Toc355755965"/>
      <w:bookmarkStart w:id="347" w:name="_Toc355756427"/>
      <w:bookmarkStart w:id="348" w:name="_Toc355760146"/>
      <w:bookmarkStart w:id="349" w:name="_Toc355760986"/>
      <w:bookmarkStart w:id="350" w:name="_Toc355762864"/>
      <w:bookmarkStart w:id="351" w:name="_Toc355762919"/>
      <w:bookmarkStart w:id="352" w:name="_Toc355774435"/>
      <w:bookmarkStart w:id="353" w:name="_Toc355774491"/>
      <w:bookmarkStart w:id="354" w:name="_Toc359137626"/>
      <w:bookmarkStart w:id="355" w:name="_Toc360411860"/>
      <w:bookmarkStart w:id="356" w:name="_Toc360589887"/>
      <w:bookmarkStart w:id="357" w:name="_Toc360600161"/>
      <w:bookmarkStart w:id="358" w:name="_Toc361620122"/>
      <w:bookmarkStart w:id="359" w:name="_Toc401970768"/>
      <w:bookmarkStart w:id="360" w:name="_Toc429309658"/>
      <w:bookmarkStart w:id="361" w:name="_Toc483877168"/>
      <w:bookmarkStart w:id="362" w:name="_Toc492803934"/>
      <w:bookmarkStart w:id="363" w:name="_Toc493066701"/>
      <w:bookmarkStart w:id="364" w:name="_Toc507322815"/>
      <w:bookmarkStart w:id="365" w:name="_Toc17893630"/>
      <w:bookmarkStart w:id="366" w:name="_Toc35496790"/>
      <w:r>
        <w:t>Database Backup</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3B604A53" w14:textId="77777777" w:rsidR="00B972BF" w:rsidRDefault="00B972BF" w:rsidP="00B972BF">
      <w:pPr>
        <w:rPr>
          <w:rFonts w:ascii="Arial" w:hAnsi="Arial"/>
        </w:rPr>
      </w:pPr>
      <w:r>
        <w:rPr>
          <w:rFonts w:ascii="Arial" w:hAnsi="Arial"/>
        </w:rPr>
        <w:t>NA</w:t>
      </w:r>
    </w:p>
    <w:p w14:paraId="78101B81" w14:textId="77777777" w:rsidR="00B972BF" w:rsidRDefault="00B972BF" w:rsidP="00B972BF">
      <w:pPr>
        <w:pStyle w:val="Heading2"/>
        <w:rPr>
          <w:sz w:val="21"/>
        </w:rPr>
      </w:pPr>
      <w:bookmarkStart w:id="367" w:name="_Toc401970767"/>
      <w:bookmarkStart w:id="368" w:name="_Toc429309657"/>
      <w:bookmarkStart w:id="369" w:name="_Toc483877169"/>
      <w:bookmarkStart w:id="370" w:name="_Toc492803935"/>
      <w:bookmarkStart w:id="371" w:name="_Toc493066702"/>
      <w:bookmarkStart w:id="372" w:name="_Toc507322816"/>
      <w:bookmarkStart w:id="373" w:name="_Toc17893631"/>
      <w:bookmarkStart w:id="374" w:name="_Toc35496791"/>
      <w:r>
        <w:rPr>
          <w:sz w:val="21"/>
        </w:rPr>
        <w:t>Mainframe</w:t>
      </w:r>
      <w:bookmarkEnd w:id="367"/>
      <w:bookmarkEnd w:id="368"/>
      <w:bookmarkEnd w:id="369"/>
      <w:r>
        <w:rPr>
          <w:sz w:val="21"/>
        </w:rPr>
        <w:t xml:space="preserve"> System Backup</w:t>
      </w:r>
      <w:bookmarkEnd w:id="370"/>
      <w:bookmarkEnd w:id="371"/>
      <w:bookmarkEnd w:id="372"/>
      <w:bookmarkEnd w:id="373"/>
      <w:bookmarkEnd w:id="374"/>
    </w:p>
    <w:p w14:paraId="1CFC1D66" w14:textId="77777777" w:rsidR="00B972BF" w:rsidRDefault="00B972BF" w:rsidP="00B972BF">
      <w:pPr>
        <w:ind w:left="432"/>
        <w:rPr>
          <w:rFonts w:ascii="Arial" w:hAnsi="Arial"/>
          <w:color w:val="000000"/>
          <w:sz w:val="22"/>
        </w:rPr>
      </w:pPr>
      <w:r>
        <w:rPr>
          <w:rFonts w:ascii="Arial" w:hAnsi="Arial"/>
          <w:color w:val="000000"/>
          <w:sz w:val="22"/>
        </w:rPr>
        <w:t>N/A</w:t>
      </w:r>
    </w:p>
    <w:p w14:paraId="0F009D83" w14:textId="77777777" w:rsidR="00B972BF" w:rsidRDefault="00B972BF" w:rsidP="00B972BF">
      <w:pPr>
        <w:rPr>
          <w:rFonts w:ascii="Arial" w:hAnsi="Arial"/>
        </w:rPr>
      </w:pPr>
    </w:p>
    <w:p w14:paraId="25A75AB2" w14:textId="77777777" w:rsidR="00B972BF" w:rsidRDefault="00B972BF" w:rsidP="00B972BF">
      <w:pPr>
        <w:rPr>
          <w:rFonts w:ascii="Arial" w:hAnsi="Arial"/>
        </w:rPr>
      </w:pPr>
    </w:p>
    <w:p w14:paraId="204F29AB" w14:textId="77777777" w:rsidR="00B972BF" w:rsidRDefault="00B972BF" w:rsidP="00B972BF">
      <w:pPr>
        <w:pStyle w:val="Heading1"/>
      </w:pPr>
      <w:bookmarkStart w:id="375" w:name="_Toc354906421"/>
      <w:bookmarkStart w:id="376" w:name="_Toc354906578"/>
      <w:bookmarkStart w:id="377" w:name="_Toc354916022"/>
      <w:bookmarkStart w:id="378" w:name="_Toc354916274"/>
      <w:bookmarkStart w:id="379" w:name="_Toc354916661"/>
      <w:bookmarkStart w:id="380" w:name="_Toc354916885"/>
      <w:bookmarkStart w:id="381" w:name="_Toc354917251"/>
      <w:bookmarkStart w:id="382" w:name="_Toc354918219"/>
      <w:bookmarkStart w:id="383" w:name="_Toc354918342"/>
      <w:bookmarkStart w:id="384" w:name="_Toc354918393"/>
      <w:bookmarkStart w:id="385" w:name="_Toc354966349"/>
      <w:bookmarkStart w:id="386" w:name="_Toc354966564"/>
      <w:bookmarkStart w:id="387" w:name="_Toc354966892"/>
      <w:bookmarkStart w:id="388" w:name="_Toc354973146"/>
      <w:bookmarkStart w:id="389" w:name="_Toc355499585"/>
      <w:bookmarkStart w:id="390" w:name="_Toc355499652"/>
      <w:bookmarkStart w:id="391" w:name="_Toc355602857"/>
      <w:bookmarkStart w:id="392" w:name="_Toc355658659"/>
      <w:bookmarkStart w:id="393" w:name="_Toc355660852"/>
      <w:bookmarkStart w:id="394" w:name="_Toc355755967"/>
      <w:bookmarkStart w:id="395" w:name="_Toc355756429"/>
      <w:bookmarkStart w:id="396" w:name="_Toc355760148"/>
      <w:bookmarkStart w:id="397" w:name="_Toc355760988"/>
      <w:bookmarkStart w:id="398" w:name="_Toc355762866"/>
      <w:bookmarkStart w:id="399" w:name="_Toc355762921"/>
      <w:bookmarkStart w:id="400" w:name="_Toc355774437"/>
      <w:bookmarkStart w:id="401" w:name="_Toc355774493"/>
      <w:bookmarkStart w:id="402" w:name="_Toc359137628"/>
      <w:bookmarkStart w:id="403" w:name="_Toc360411862"/>
      <w:bookmarkStart w:id="404" w:name="_Toc360589889"/>
      <w:bookmarkStart w:id="405" w:name="_Toc360600163"/>
      <w:bookmarkStart w:id="406" w:name="_Toc361620124"/>
      <w:bookmarkStart w:id="407" w:name="_Toc401970770"/>
      <w:bookmarkStart w:id="408" w:name="_Toc429309660"/>
      <w:bookmarkStart w:id="409" w:name="_Toc483877170"/>
      <w:bookmarkStart w:id="410" w:name="_Toc492803936"/>
      <w:bookmarkStart w:id="411" w:name="_Toc493066703"/>
      <w:bookmarkStart w:id="412" w:name="_Toc507322817"/>
      <w:bookmarkStart w:id="413" w:name="_Toc17893632"/>
      <w:bookmarkStart w:id="414" w:name="_Toc35496792"/>
      <w:r>
        <w:t>Restoring</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17FE5825" w14:textId="77777777" w:rsidR="00B972BF" w:rsidRPr="00DE608D" w:rsidRDefault="00B972BF" w:rsidP="00B972BF">
      <w:pPr>
        <w:rPr>
          <w:rFonts w:ascii="Arial" w:hAnsi="Arial"/>
          <w:color w:val="00B050"/>
          <w:sz w:val="19"/>
        </w:rPr>
      </w:pPr>
      <w:r>
        <w:rPr>
          <w:rFonts w:ascii="Arial" w:hAnsi="Arial"/>
          <w:color w:val="00B050"/>
          <w:sz w:val="19"/>
        </w:rPr>
        <w:tab/>
      </w:r>
    </w:p>
    <w:p w14:paraId="138840D0" w14:textId="77777777" w:rsidR="00B972BF" w:rsidRDefault="00B972BF" w:rsidP="00B972BF">
      <w:pPr>
        <w:pStyle w:val="Heading2"/>
      </w:pPr>
      <w:bookmarkStart w:id="415" w:name="_Toc507322818"/>
      <w:bookmarkStart w:id="416" w:name="_Toc17893633"/>
      <w:bookmarkStart w:id="417" w:name="_Toc35496793"/>
      <w:bookmarkStart w:id="418" w:name="_Toc355760150"/>
      <w:bookmarkStart w:id="419" w:name="_Toc355760990"/>
      <w:bookmarkStart w:id="420" w:name="_Toc355762868"/>
      <w:bookmarkStart w:id="421" w:name="_Toc355762923"/>
      <w:bookmarkStart w:id="422" w:name="_Toc355774439"/>
      <w:bookmarkStart w:id="423" w:name="_Toc355774495"/>
      <w:bookmarkStart w:id="424" w:name="_Toc359137630"/>
      <w:bookmarkStart w:id="425" w:name="_Toc360411864"/>
      <w:bookmarkStart w:id="426" w:name="_Toc360589891"/>
      <w:bookmarkStart w:id="427" w:name="_Toc360600165"/>
      <w:bookmarkStart w:id="428" w:name="_Toc354906422"/>
      <w:bookmarkStart w:id="429" w:name="_Toc354906579"/>
      <w:bookmarkStart w:id="430" w:name="_Toc354916023"/>
      <w:bookmarkStart w:id="431" w:name="_Toc354916275"/>
      <w:bookmarkStart w:id="432" w:name="_Toc354916662"/>
      <w:bookmarkStart w:id="433" w:name="_Toc354916886"/>
      <w:bookmarkStart w:id="434" w:name="_Toc354917252"/>
      <w:bookmarkStart w:id="435" w:name="_Toc354918221"/>
      <w:bookmarkStart w:id="436" w:name="_Toc354918344"/>
      <w:bookmarkStart w:id="437" w:name="_Toc354918395"/>
      <w:bookmarkStart w:id="438" w:name="_Toc354966351"/>
      <w:bookmarkStart w:id="439" w:name="_Toc354966566"/>
      <w:bookmarkStart w:id="440" w:name="_Toc354966894"/>
      <w:bookmarkStart w:id="441" w:name="_Toc354973148"/>
      <w:bookmarkStart w:id="442" w:name="_Toc355499587"/>
      <w:bookmarkStart w:id="443" w:name="_Toc355499654"/>
      <w:bookmarkStart w:id="444" w:name="_Toc355602859"/>
      <w:bookmarkStart w:id="445" w:name="_Toc355658661"/>
      <w:bookmarkStart w:id="446" w:name="_Toc355660854"/>
      <w:bookmarkStart w:id="447" w:name="_Toc355755969"/>
      <w:bookmarkStart w:id="448" w:name="_Toc355756431"/>
      <w:r>
        <w:t>Overview</w:t>
      </w:r>
      <w:bookmarkEnd w:id="415"/>
      <w:bookmarkEnd w:id="416"/>
      <w:bookmarkEnd w:id="417"/>
      <w:r>
        <w:t xml:space="preserve"> </w:t>
      </w:r>
    </w:p>
    <w:p w14:paraId="6D2B15F8" w14:textId="77777777" w:rsidR="00B972BF" w:rsidRDefault="00B972BF" w:rsidP="00B972BF">
      <w:pPr>
        <w:spacing w:line="240" w:lineRule="atLeast"/>
        <w:rPr>
          <w:rFonts w:ascii="Arial" w:hAnsi="Arial"/>
        </w:rPr>
      </w:pPr>
      <w:r>
        <w:rPr>
          <w:rFonts w:ascii="Arial" w:hAnsi="Arial"/>
          <w:sz w:val="22"/>
        </w:rPr>
        <w:t>Please reference the following document for all Restoring procedures for any Client Server hardware currently used by this Application. This function is maintained and performed by Core Services of MetLife. This document can be located in the MetLife Policies, Procedures, Standards and Guidelines database</w:t>
      </w:r>
      <w:r>
        <w:rPr>
          <w:rFonts w:ascii="Arial" w:hAnsi="Arial"/>
        </w:rPr>
        <w:t>.</w:t>
      </w:r>
    </w:p>
    <w:p w14:paraId="28F6C3F4" w14:textId="77777777" w:rsidR="00B972BF" w:rsidRDefault="00B972BF" w:rsidP="00B972BF">
      <w:pPr>
        <w:pStyle w:val="Header"/>
        <w:tabs>
          <w:tab w:val="clear" w:pos="4320"/>
          <w:tab w:val="clear" w:pos="8640"/>
        </w:tabs>
        <w:spacing w:line="240" w:lineRule="atLeast"/>
        <w:rPr>
          <w:rFonts w:ascii="Arial" w:hAnsi="Arial"/>
        </w:rPr>
      </w:pPr>
    </w:p>
    <w:p w14:paraId="1DC84108" w14:textId="77777777" w:rsidR="00B972BF" w:rsidRDefault="00B972BF" w:rsidP="00B972BF">
      <w:pPr>
        <w:pStyle w:val="Heading2"/>
      </w:pPr>
      <w:bookmarkStart w:id="449" w:name="_Toc361620127"/>
      <w:bookmarkStart w:id="450" w:name="_Toc401970773"/>
      <w:bookmarkStart w:id="451" w:name="_Toc429309663"/>
      <w:bookmarkStart w:id="452" w:name="_Toc483877173"/>
      <w:bookmarkStart w:id="453" w:name="_Toc492803939"/>
      <w:bookmarkStart w:id="454" w:name="_Toc493066706"/>
      <w:bookmarkStart w:id="455" w:name="_Toc507322819"/>
      <w:bookmarkStart w:id="456" w:name="_Toc17893634"/>
      <w:bookmarkStart w:id="457" w:name="_Toc35496794"/>
      <w:r>
        <w:t>Webserver Restore</w:t>
      </w:r>
      <w:bookmarkEnd w:id="418"/>
      <w:bookmarkEnd w:id="419"/>
      <w:bookmarkEnd w:id="420"/>
      <w:bookmarkEnd w:id="421"/>
      <w:bookmarkEnd w:id="422"/>
      <w:bookmarkEnd w:id="423"/>
      <w:bookmarkEnd w:id="424"/>
      <w:bookmarkEnd w:id="425"/>
      <w:bookmarkEnd w:id="426"/>
      <w:bookmarkEnd w:id="427"/>
      <w:bookmarkEnd w:id="449"/>
      <w:bookmarkEnd w:id="450"/>
      <w:bookmarkEnd w:id="451"/>
      <w:bookmarkEnd w:id="452"/>
      <w:bookmarkEnd w:id="453"/>
      <w:bookmarkEnd w:id="454"/>
      <w:bookmarkEnd w:id="455"/>
      <w:bookmarkEnd w:id="456"/>
      <w:bookmarkEnd w:id="457"/>
    </w:p>
    <w:p w14:paraId="26739E22" w14:textId="77777777" w:rsidR="00B972BF" w:rsidRDefault="00B972BF" w:rsidP="00B972BF">
      <w:pPr>
        <w:ind w:left="576"/>
        <w:rPr>
          <w:rFonts w:ascii="Arial" w:hAnsi="Arial"/>
          <w:sz w:val="22"/>
        </w:rPr>
      </w:pPr>
      <w:r>
        <w:rPr>
          <w:rFonts w:ascii="Arial" w:hAnsi="Arial"/>
          <w:sz w:val="22"/>
        </w:rPr>
        <w:t>N/A</w:t>
      </w:r>
    </w:p>
    <w:p w14:paraId="3C864A1B" w14:textId="77777777" w:rsidR="00B972BF" w:rsidRDefault="00B972BF" w:rsidP="00B972BF">
      <w:pPr>
        <w:ind w:left="576"/>
        <w:rPr>
          <w:rFonts w:ascii="Arial" w:hAnsi="Arial"/>
          <w:sz w:val="22"/>
        </w:rPr>
      </w:pPr>
    </w:p>
    <w:p w14:paraId="06D5B9CA" w14:textId="77777777" w:rsidR="00B972BF" w:rsidRDefault="00B972BF" w:rsidP="00B972BF">
      <w:pPr>
        <w:pStyle w:val="Heading2"/>
      </w:pPr>
      <w:bookmarkStart w:id="458" w:name="_Toc354906424"/>
      <w:bookmarkStart w:id="459" w:name="_Toc354906581"/>
      <w:bookmarkStart w:id="460" w:name="_Toc354916025"/>
      <w:bookmarkStart w:id="461" w:name="_Toc354916277"/>
      <w:bookmarkStart w:id="462" w:name="_Toc354916664"/>
      <w:bookmarkStart w:id="463" w:name="_Toc354916888"/>
      <w:bookmarkStart w:id="464" w:name="_Toc354917254"/>
      <w:bookmarkStart w:id="465" w:name="_Toc354918222"/>
      <w:bookmarkStart w:id="466" w:name="_Toc354918345"/>
      <w:bookmarkStart w:id="467" w:name="_Toc354918396"/>
      <w:bookmarkStart w:id="468" w:name="_Toc354966352"/>
      <w:bookmarkStart w:id="469" w:name="_Toc354966567"/>
      <w:bookmarkStart w:id="470" w:name="_Toc354966895"/>
      <w:bookmarkStart w:id="471" w:name="_Toc354973149"/>
      <w:bookmarkStart w:id="472" w:name="_Toc355499588"/>
      <w:bookmarkStart w:id="473" w:name="_Toc355499655"/>
      <w:bookmarkStart w:id="474" w:name="_Toc355602860"/>
      <w:bookmarkStart w:id="475" w:name="_Toc355658662"/>
      <w:bookmarkStart w:id="476" w:name="_Toc355660855"/>
      <w:bookmarkStart w:id="477" w:name="_Toc355755970"/>
      <w:bookmarkStart w:id="478" w:name="_Toc355756432"/>
      <w:bookmarkStart w:id="479" w:name="_Toc355760152"/>
      <w:bookmarkStart w:id="480" w:name="_Toc355760992"/>
      <w:bookmarkStart w:id="481" w:name="_Toc355762870"/>
      <w:bookmarkStart w:id="482" w:name="_Toc355762925"/>
      <w:bookmarkStart w:id="483" w:name="_Toc355774441"/>
      <w:bookmarkStart w:id="484" w:name="_Toc355774497"/>
      <w:bookmarkStart w:id="485" w:name="_Toc359137632"/>
      <w:bookmarkStart w:id="486" w:name="_Toc360411866"/>
      <w:bookmarkStart w:id="487" w:name="_Toc360589893"/>
      <w:bookmarkStart w:id="488" w:name="_Toc360600167"/>
      <w:bookmarkStart w:id="489" w:name="_Toc361620128"/>
      <w:bookmarkStart w:id="490" w:name="_Toc507322821"/>
      <w:bookmarkStart w:id="491" w:name="_Toc17893635"/>
      <w:bookmarkStart w:id="492" w:name="_Toc35496795"/>
      <w:bookmarkStart w:id="493" w:name="_Toc401970774"/>
      <w:bookmarkStart w:id="494" w:name="_Toc429309664"/>
      <w:bookmarkStart w:id="495" w:name="_Toc483877174"/>
      <w:bookmarkStart w:id="496" w:name="_Toc492803940"/>
      <w:bookmarkStart w:id="497" w:name="_Toc49306670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r>
        <w:t>Application Restore</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r>
        <w:t xml:space="preserve"> </w:t>
      </w:r>
      <w:bookmarkEnd w:id="493"/>
      <w:bookmarkEnd w:id="494"/>
      <w:bookmarkEnd w:id="495"/>
      <w:bookmarkEnd w:id="496"/>
      <w:bookmarkEnd w:id="497"/>
    </w:p>
    <w:p w14:paraId="504534E7" w14:textId="77777777" w:rsidR="00B972BF" w:rsidRDefault="00B972BF" w:rsidP="00B972BF">
      <w:pPr>
        <w:ind w:left="576"/>
        <w:rPr>
          <w:rFonts w:ascii="Arial" w:hAnsi="Arial"/>
          <w:sz w:val="22"/>
        </w:rPr>
      </w:pPr>
      <w:r>
        <w:rPr>
          <w:rFonts w:ascii="Arial" w:hAnsi="Arial"/>
          <w:sz w:val="22"/>
        </w:rPr>
        <w:t>Restore procedures are performed by Core Services and follow those standard practices.</w:t>
      </w:r>
    </w:p>
    <w:p w14:paraId="0A0B5671" w14:textId="77777777" w:rsidR="00B972BF" w:rsidRDefault="00B972BF" w:rsidP="00B972BF">
      <w:pPr>
        <w:ind w:left="576"/>
        <w:rPr>
          <w:rFonts w:ascii="Arial" w:hAnsi="Arial"/>
          <w:sz w:val="22"/>
        </w:rPr>
      </w:pPr>
      <w:r>
        <w:rPr>
          <w:rFonts w:ascii="Arial" w:hAnsi="Arial"/>
          <w:sz w:val="22"/>
        </w:rPr>
        <w:t>Hard drive should be re-imaged from the backup server.</w:t>
      </w:r>
    </w:p>
    <w:p w14:paraId="6FFFDC54" w14:textId="77777777" w:rsidR="00B972BF" w:rsidRDefault="00B972BF" w:rsidP="00B972BF">
      <w:pPr>
        <w:ind w:left="576"/>
        <w:rPr>
          <w:rFonts w:ascii="Arial" w:hAnsi="Arial"/>
          <w:sz w:val="22"/>
        </w:rPr>
      </w:pPr>
    </w:p>
    <w:p w14:paraId="45B473F5" w14:textId="77777777" w:rsidR="00B972BF" w:rsidRDefault="00B972BF" w:rsidP="00B972BF">
      <w:pPr>
        <w:pStyle w:val="Heading2"/>
      </w:pPr>
      <w:bookmarkStart w:id="498" w:name="_Toc507322823"/>
      <w:bookmarkStart w:id="499" w:name="_Toc17893636"/>
      <w:bookmarkStart w:id="500" w:name="_Toc35496796"/>
      <w:r>
        <w:t>Database Restore</w:t>
      </w:r>
      <w:bookmarkEnd w:id="498"/>
      <w:bookmarkEnd w:id="499"/>
      <w:bookmarkEnd w:id="500"/>
    </w:p>
    <w:p w14:paraId="36D15825" w14:textId="77777777" w:rsidR="00B972BF" w:rsidRDefault="00B972BF" w:rsidP="00B972BF">
      <w:pPr>
        <w:ind w:firstLine="576"/>
        <w:rPr>
          <w:rFonts w:ascii="Arial" w:hAnsi="Arial"/>
          <w:sz w:val="22"/>
        </w:rPr>
      </w:pPr>
      <w:r>
        <w:rPr>
          <w:rFonts w:ascii="Arial" w:hAnsi="Arial"/>
          <w:sz w:val="22"/>
        </w:rPr>
        <w:t>Restore procedures are performed by Core Services and follow those standard practices.</w:t>
      </w:r>
    </w:p>
    <w:p w14:paraId="182F4AA0" w14:textId="77777777" w:rsidR="00B972BF" w:rsidRDefault="00B972BF" w:rsidP="00B972BF">
      <w:pPr>
        <w:pStyle w:val="BodyText"/>
        <w:ind w:left="576"/>
        <w:rPr>
          <w:sz w:val="22"/>
          <w:u w:val="single"/>
        </w:rPr>
      </w:pPr>
      <w:r>
        <w:rPr>
          <w:sz w:val="22"/>
        </w:rPr>
        <w:t xml:space="preserve">Database will need to be restored from the most recent full backup of the production database.  </w:t>
      </w:r>
    </w:p>
    <w:p w14:paraId="694EA507" w14:textId="77777777" w:rsidR="00B972BF" w:rsidRDefault="00B972BF" w:rsidP="00B972BF">
      <w:pPr>
        <w:jc w:val="center"/>
      </w:pPr>
    </w:p>
    <w:p w14:paraId="091DF3A2" w14:textId="77777777" w:rsidR="00B972BF" w:rsidRDefault="00B972BF" w:rsidP="00B972BF">
      <w:pPr>
        <w:pStyle w:val="Heading2"/>
      </w:pPr>
      <w:bookmarkStart w:id="501" w:name="_Toc507322825"/>
      <w:bookmarkStart w:id="502" w:name="_Toc17893637"/>
      <w:bookmarkStart w:id="503" w:name="_Toc35496797"/>
      <w:r>
        <w:t>Mainframe Restore</w:t>
      </w:r>
      <w:bookmarkEnd w:id="501"/>
      <w:bookmarkEnd w:id="502"/>
      <w:bookmarkEnd w:id="503"/>
    </w:p>
    <w:p w14:paraId="5D184B84" w14:textId="77777777" w:rsidR="00B972BF" w:rsidRDefault="00B972BF" w:rsidP="00B972BF">
      <w:pPr>
        <w:ind w:left="432"/>
        <w:rPr>
          <w:rFonts w:ascii="Arial" w:hAnsi="Arial"/>
          <w:sz w:val="22"/>
        </w:rPr>
      </w:pPr>
      <w:r>
        <w:rPr>
          <w:rFonts w:ascii="Arial" w:hAnsi="Arial"/>
          <w:sz w:val="22"/>
        </w:rPr>
        <w:t>N/A</w:t>
      </w:r>
    </w:p>
    <w:p w14:paraId="0815F39A" w14:textId="77777777" w:rsidR="00B972BF" w:rsidRDefault="00B972BF" w:rsidP="00B972BF">
      <w:pPr>
        <w:rPr>
          <w:rFonts w:ascii="Arial" w:hAnsi="Arial"/>
        </w:rPr>
      </w:pPr>
    </w:p>
    <w:p w14:paraId="4D2F1CF5" w14:textId="77777777" w:rsidR="00B972BF" w:rsidRDefault="00B972BF" w:rsidP="00B972BF">
      <w:pPr>
        <w:spacing w:before="0" w:after="160" w:line="259" w:lineRule="auto"/>
        <w:rPr>
          <w:rFonts w:ascii="Arial" w:hAnsi="Arial"/>
        </w:rPr>
      </w:pPr>
      <w:r>
        <w:rPr>
          <w:rFonts w:ascii="Arial" w:hAnsi="Arial"/>
        </w:rPr>
        <w:br w:type="page"/>
      </w:r>
    </w:p>
    <w:p w14:paraId="2376BDD2" w14:textId="77777777" w:rsidR="00B972BF" w:rsidRDefault="00B972BF" w:rsidP="00B972BF">
      <w:pPr>
        <w:rPr>
          <w:rFonts w:ascii="Arial" w:hAnsi="Arial"/>
        </w:rPr>
      </w:pPr>
    </w:p>
    <w:p w14:paraId="1D5CDA76" w14:textId="77777777" w:rsidR="00B972BF" w:rsidRDefault="00B972BF" w:rsidP="00B972BF">
      <w:pPr>
        <w:rPr>
          <w:rFonts w:ascii="Arial" w:hAnsi="Arial"/>
        </w:rPr>
      </w:pPr>
    </w:p>
    <w:p w14:paraId="0E35AB0D" w14:textId="77777777" w:rsidR="00B972BF" w:rsidRDefault="00B972BF" w:rsidP="00B972BF">
      <w:pPr>
        <w:pStyle w:val="Heading1"/>
      </w:pPr>
      <w:bookmarkStart w:id="504" w:name="_Toc17893638"/>
      <w:bookmarkStart w:id="505" w:name="_Toc35496798"/>
      <w:r>
        <w:t>Application RACI</w:t>
      </w:r>
      <w:bookmarkEnd w:id="504"/>
      <w:bookmarkEnd w:id="505"/>
    </w:p>
    <w:p w14:paraId="3BEFBE75" w14:textId="77777777" w:rsidR="00B972BF" w:rsidRDefault="00B972BF" w:rsidP="00B972BF">
      <w:r>
        <w:rPr>
          <w:noProof/>
          <w:snapToGrid/>
        </w:rPr>
        <w:drawing>
          <wp:inline distT="0" distB="0" distL="0" distR="0" wp14:anchorId="0F28AAF6" wp14:editId="26335086">
            <wp:extent cx="6858000" cy="3623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623310"/>
                    </a:xfrm>
                    <a:prstGeom prst="rect">
                      <a:avLst/>
                    </a:prstGeom>
                  </pic:spPr>
                </pic:pic>
              </a:graphicData>
            </a:graphic>
          </wp:inline>
        </w:drawing>
      </w:r>
    </w:p>
    <w:p w14:paraId="776A52D6" w14:textId="77777777" w:rsidR="00B972BF" w:rsidRPr="00934944" w:rsidRDefault="00B972BF" w:rsidP="00B972BF"/>
    <w:p w14:paraId="44F8CEC2" w14:textId="77777777" w:rsidR="00B972BF" w:rsidRDefault="00B972BF" w:rsidP="00B972BF">
      <w:pPr>
        <w:pStyle w:val="Heading1"/>
      </w:pPr>
      <w:bookmarkStart w:id="506" w:name="_Toc17893639"/>
      <w:bookmarkStart w:id="507" w:name="_Toc35496799"/>
      <w:r>
        <w:t>RACI for cloud</w:t>
      </w:r>
      <w:bookmarkEnd w:id="506"/>
      <w:bookmarkEnd w:id="507"/>
    </w:p>
    <w:p w14:paraId="1820BB6D" w14:textId="77777777" w:rsidR="00B972BF" w:rsidRDefault="00B972BF" w:rsidP="00B972BF">
      <w:r>
        <w:rPr>
          <w:noProof/>
          <w:snapToGrid/>
        </w:rPr>
        <w:drawing>
          <wp:inline distT="0" distB="0" distL="0" distR="0" wp14:anchorId="19A4DE27" wp14:editId="64EB3DDB">
            <wp:extent cx="6858000" cy="2317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2317750"/>
                    </a:xfrm>
                    <a:prstGeom prst="rect">
                      <a:avLst/>
                    </a:prstGeom>
                  </pic:spPr>
                </pic:pic>
              </a:graphicData>
            </a:graphic>
          </wp:inline>
        </w:drawing>
      </w:r>
    </w:p>
    <w:p w14:paraId="3AC2FAFF" w14:textId="77777777" w:rsidR="00B972BF" w:rsidRDefault="00B972BF" w:rsidP="00B972BF">
      <w:pPr>
        <w:spacing w:before="0" w:after="160" w:line="259" w:lineRule="auto"/>
      </w:pPr>
      <w:r>
        <w:br w:type="page"/>
      </w:r>
    </w:p>
    <w:p w14:paraId="6523DD87" w14:textId="77777777" w:rsidR="00B972BF" w:rsidRPr="00934944" w:rsidRDefault="00B972BF" w:rsidP="00B972BF"/>
    <w:p w14:paraId="2BF67C87" w14:textId="77777777" w:rsidR="00B972BF" w:rsidRDefault="00B972BF" w:rsidP="00B972BF">
      <w:pPr>
        <w:pStyle w:val="Heading1"/>
      </w:pPr>
      <w:bookmarkStart w:id="508" w:name="_Toc17893640"/>
      <w:bookmarkStart w:id="509" w:name="_Toc35496800"/>
      <w:r>
        <w:t>Azure DevOps</w:t>
      </w:r>
      <w:bookmarkEnd w:id="508"/>
      <w:bookmarkEnd w:id="509"/>
    </w:p>
    <w:p w14:paraId="2A1423E1" w14:textId="77777777" w:rsidR="00B972BF" w:rsidRDefault="00B972BF" w:rsidP="00B972BF">
      <w:r>
        <w:rPr>
          <w:noProof/>
          <w:snapToGrid/>
        </w:rPr>
        <w:drawing>
          <wp:inline distT="0" distB="0" distL="0" distR="0" wp14:anchorId="2FB0E389" wp14:editId="3015C49B">
            <wp:extent cx="6858000" cy="3756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756025"/>
                    </a:xfrm>
                    <a:prstGeom prst="rect">
                      <a:avLst/>
                    </a:prstGeom>
                  </pic:spPr>
                </pic:pic>
              </a:graphicData>
            </a:graphic>
          </wp:inline>
        </w:drawing>
      </w:r>
    </w:p>
    <w:p w14:paraId="61B14A99" w14:textId="77777777" w:rsidR="00B972BF" w:rsidRDefault="00B972BF" w:rsidP="00B972BF"/>
    <w:p w14:paraId="6987C3F2" w14:textId="77777777" w:rsidR="00B972BF" w:rsidRPr="00C53DD6" w:rsidRDefault="00B972BF" w:rsidP="00B972BF">
      <w:r w:rsidRPr="00C53DD6">
        <w:rPr>
          <w:b/>
          <w:bCs/>
        </w:rPr>
        <w:t>The data flows through the scenario as follows:</w:t>
      </w:r>
    </w:p>
    <w:p w14:paraId="1874F821" w14:textId="77777777" w:rsidR="00B972BF" w:rsidRPr="00C53DD6" w:rsidRDefault="00B972BF" w:rsidP="00B972BF">
      <w:pPr>
        <w:numPr>
          <w:ilvl w:val="0"/>
          <w:numId w:val="6"/>
        </w:numPr>
      </w:pPr>
      <w:r w:rsidRPr="00C53DD6">
        <w:t>A developer changes application source code.</w:t>
      </w:r>
    </w:p>
    <w:p w14:paraId="5A5FBBF7" w14:textId="77777777" w:rsidR="00B972BF" w:rsidRPr="00C53DD6" w:rsidRDefault="00B972BF" w:rsidP="00B972BF">
      <w:pPr>
        <w:numPr>
          <w:ilvl w:val="0"/>
          <w:numId w:val="6"/>
        </w:numPr>
      </w:pPr>
      <w:r w:rsidRPr="00C53DD6">
        <w:t>Application code is committed to the source code repository in Azure Repos.</w:t>
      </w:r>
    </w:p>
    <w:p w14:paraId="25BAD27E" w14:textId="77777777" w:rsidR="00B972BF" w:rsidRPr="00C53DD6" w:rsidRDefault="00B972BF" w:rsidP="00B972BF">
      <w:pPr>
        <w:numPr>
          <w:ilvl w:val="0"/>
          <w:numId w:val="6"/>
        </w:numPr>
      </w:pPr>
      <w:r w:rsidRPr="00C53DD6">
        <w:t>Continuous integration triggers application build and unit tests using Azure Test Plans.</w:t>
      </w:r>
    </w:p>
    <w:p w14:paraId="0B29E47F" w14:textId="77777777" w:rsidR="00B972BF" w:rsidRPr="00C53DD6" w:rsidRDefault="00B972BF" w:rsidP="00B972BF">
      <w:pPr>
        <w:numPr>
          <w:ilvl w:val="0"/>
          <w:numId w:val="6"/>
        </w:numPr>
      </w:pPr>
      <w:r w:rsidRPr="00C53DD6">
        <w:t>Continuous deployment within Azure Pipelines triggers an automated deployment of application artifacts with environment-specific configuration values.</w:t>
      </w:r>
    </w:p>
    <w:p w14:paraId="612FA2DE" w14:textId="77777777" w:rsidR="00B972BF" w:rsidRPr="00C53DD6" w:rsidRDefault="00B972BF" w:rsidP="00B972BF">
      <w:pPr>
        <w:numPr>
          <w:ilvl w:val="0"/>
          <w:numId w:val="6"/>
        </w:numPr>
      </w:pPr>
      <w:r w:rsidRPr="00C53DD6">
        <w:t>The artifacts are deployed to Azure App Service.</w:t>
      </w:r>
    </w:p>
    <w:p w14:paraId="7B880A78" w14:textId="77777777" w:rsidR="00B972BF" w:rsidRPr="00C53DD6" w:rsidRDefault="00B972BF" w:rsidP="00B972BF">
      <w:pPr>
        <w:numPr>
          <w:ilvl w:val="0"/>
          <w:numId w:val="6"/>
        </w:numPr>
      </w:pPr>
      <w:r w:rsidRPr="00C53DD6">
        <w:t>Azure Application Insights collects and analyzes health, performance, and usage data.</w:t>
      </w:r>
    </w:p>
    <w:p w14:paraId="2D06860C" w14:textId="77777777" w:rsidR="00B972BF" w:rsidRPr="00C53DD6" w:rsidRDefault="00B972BF" w:rsidP="00B972BF">
      <w:pPr>
        <w:numPr>
          <w:ilvl w:val="0"/>
          <w:numId w:val="6"/>
        </w:numPr>
      </w:pPr>
      <w:r w:rsidRPr="00C53DD6">
        <w:t>Developers monitor and man</w:t>
      </w:r>
      <w:r>
        <w:t>a</w:t>
      </w:r>
      <w:r w:rsidRPr="00C53DD6">
        <w:t>ge health, performance, and usage information.</w:t>
      </w:r>
    </w:p>
    <w:p w14:paraId="6E5135ED" w14:textId="77777777" w:rsidR="00B972BF" w:rsidRPr="00C53DD6" w:rsidRDefault="00B972BF" w:rsidP="00B972BF">
      <w:pPr>
        <w:numPr>
          <w:ilvl w:val="0"/>
          <w:numId w:val="6"/>
        </w:numPr>
      </w:pPr>
      <w:r w:rsidRPr="00C53DD6">
        <w:t>Backlog information is used to prioritize new features and bug fixes using Azure Boards.</w:t>
      </w:r>
    </w:p>
    <w:p w14:paraId="3C8EAE73" w14:textId="77777777" w:rsidR="00770312" w:rsidRDefault="00770312" w:rsidP="00C33E9D"/>
    <w:p w14:paraId="48C7343D" w14:textId="77777777" w:rsidR="00770312" w:rsidRDefault="00770312" w:rsidP="00C33E9D"/>
    <w:p w14:paraId="1D2BE66C" w14:textId="77777777" w:rsidR="0068615E" w:rsidRDefault="0068615E" w:rsidP="0068615E">
      <w:pPr>
        <w:ind w:firstLine="720"/>
        <w:rPr>
          <w:rFonts w:ascii="Arial" w:hAnsi="Arial"/>
          <w:i/>
          <w:color w:val="FF0000"/>
        </w:rPr>
      </w:pPr>
      <w:bookmarkStart w:id="510" w:name="_Toc429309643"/>
      <w:bookmarkStart w:id="511" w:name="_Toc483877152"/>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3833840B" w14:textId="77777777" w:rsidR="00770312" w:rsidRPr="008341B0" w:rsidRDefault="00770312" w:rsidP="008341B0">
      <w:bookmarkStart w:id="512" w:name="_Toc354906426"/>
      <w:bookmarkStart w:id="513" w:name="_Toc354906583"/>
      <w:bookmarkStart w:id="514" w:name="_Toc354916027"/>
      <w:bookmarkStart w:id="515" w:name="_Toc354916279"/>
      <w:bookmarkStart w:id="516" w:name="_Toc354916666"/>
      <w:bookmarkStart w:id="517" w:name="_Toc354916890"/>
      <w:bookmarkStart w:id="518" w:name="_Toc354917256"/>
      <w:bookmarkStart w:id="519" w:name="_Toc354918224"/>
      <w:bookmarkStart w:id="520" w:name="_Toc354918347"/>
      <w:bookmarkStart w:id="521" w:name="_Toc354918398"/>
      <w:bookmarkStart w:id="522" w:name="_Toc354966354"/>
      <w:bookmarkStart w:id="523" w:name="_Toc354966569"/>
      <w:bookmarkStart w:id="524" w:name="_Toc354966897"/>
      <w:bookmarkStart w:id="525" w:name="_Toc354973151"/>
      <w:bookmarkStart w:id="526" w:name="_Toc355499590"/>
      <w:bookmarkStart w:id="527" w:name="_Toc355499657"/>
      <w:bookmarkStart w:id="528" w:name="_Toc355602862"/>
      <w:bookmarkStart w:id="529" w:name="_Toc355658664"/>
      <w:bookmarkStart w:id="530" w:name="_Toc355660857"/>
      <w:bookmarkStart w:id="531" w:name="_Toc355755972"/>
      <w:bookmarkStart w:id="532" w:name="_Toc355756434"/>
      <w:bookmarkStart w:id="533" w:name="_Toc355760154"/>
      <w:bookmarkStart w:id="534" w:name="_Toc355760994"/>
      <w:bookmarkStart w:id="535" w:name="_Toc355762872"/>
      <w:bookmarkStart w:id="536" w:name="_Toc355762927"/>
      <w:bookmarkStart w:id="537" w:name="_Toc355774443"/>
      <w:bookmarkStart w:id="538" w:name="_Toc355774499"/>
      <w:bookmarkStart w:id="539" w:name="_Toc359137634"/>
      <w:bookmarkStart w:id="540" w:name="_Toc360411868"/>
      <w:bookmarkStart w:id="541" w:name="_Toc360589895"/>
      <w:bookmarkStart w:id="542" w:name="_Toc360600169"/>
      <w:bookmarkStart w:id="543" w:name="_Toc361620130"/>
      <w:bookmarkStart w:id="544" w:name="_Toc401970779"/>
      <w:bookmarkStart w:id="545" w:name="_Toc429309670"/>
      <w:bookmarkStart w:id="546" w:name="_Toc483877179"/>
      <w:bookmarkStart w:id="547" w:name="_Toc492803945"/>
      <w:bookmarkStart w:id="548" w:name="_Toc493066712"/>
      <w:bookmarkStart w:id="549" w:name="_Toc507322832"/>
      <w:bookmarkEnd w:id="510"/>
      <w:bookmarkEnd w:id="511"/>
    </w:p>
    <w:p w14:paraId="2B5D666D" w14:textId="77777777" w:rsidR="0068615E" w:rsidRDefault="0068615E" w:rsidP="0068615E">
      <w:pPr>
        <w:pStyle w:val="Heading1"/>
      </w:pPr>
      <w:bookmarkStart w:id="550" w:name="_Toc35496801"/>
      <w:r>
        <w:t>Job Scheduling</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r w:rsidR="005F1565">
        <w:t>/Monitoring</w:t>
      </w:r>
      <w:bookmarkEnd w:id="550"/>
    </w:p>
    <w:p w14:paraId="392F2190" w14:textId="77777777" w:rsidR="0068615E" w:rsidRDefault="0068615E" w:rsidP="0068615E">
      <w:pPr>
        <w:rPr>
          <w:rFonts w:ascii="Arial" w:hAnsi="Arial"/>
          <w:sz w:val="19"/>
        </w:rPr>
      </w:pPr>
    </w:p>
    <w:p w14:paraId="60277378" w14:textId="77777777" w:rsidR="0068615E" w:rsidRDefault="0068615E" w:rsidP="0068615E">
      <w:pPr>
        <w:pStyle w:val="Heading2"/>
        <w:rPr>
          <w:sz w:val="21"/>
        </w:rPr>
      </w:pPr>
      <w:bookmarkStart w:id="551" w:name="_Toc483877180"/>
      <w:bookmarkStart w:id="552" w:name="_Toc492803946"/>
      <w:bookmarkStart w:id="553" w:name="_Toc493066713"/>
      <w:bookmarkStart w:id="554" w:name="_Toc507322833"/>
      <w:bookmarkStart w:id="555" w:name="_Toc35496802"/>
      <w:bookmarkStart w:id="556" w:name="_Toc354906427"/>
      <w:bookmarkStart w:id="557" w:name="_Toc354906584"/>
      <w:bookmarkStart w:id="558" w:name="_Toc354916028"/>
      <w:bookmarkStart w:id="559" w:name="_Toc354916280"/>
      <w:bookmarkStart w:id="560" w:name="_Toc354916667"/>
      <w:bookmarkStart w:id="561" w:name="_Toc354916891"/>
      <w:bookmarkStart w:id="562" w:name="_Toc354917257"/>
      <w:bookmarkStart w:id="563" w:name="_Toc354918225"/>
      <w:bookmarkStart w:id="564" w:name="_Toc354918348"/>
      <w:bookmarkStart w:id="565" w:name="_Toc354918399"/>
      <w:bookmarkStart w:id="566" w:name="_Toc354966355"/>
      <w:bookmarkStart w:id="567" w:name="_Toc354966570"/>
      <w:bookmarkStart w:id="568" w:name="_Toc354966898"/>
      <w:bookmarkStart w:id="569" w:name="_Toc354973152"/>
      <w:bookmarkStart w:id="570" w:name="_Toc355499591"/>
      <w:bookmarkStart w:id="571" w:name="_Toc355499658"/>
      <w:bookmarkStart w:id="572" w:name="_Toc355602863"/>
      <w:bookmarkStart w:id="573" w:name="_Toc355658665"/>
      <w:bookmarkStart w:id="574" w:name="_Toc355660858"/>
      <w:bookmarkStart w:id="575" w:name="_Toc355755973"/>
      <w:bookmarkStart w:id="576" w:name="_Toc355756435"/>
      <w:bookmarkStart w:id="577" w:name="_Toc355760155"/>
      <w:bookmarkStart w:id="578" w:name="_Toc355760995"/>
      <w:bookmarkStart w:id="579" w:name="_Toc355762873"/>
      <w:bookmarkStart w:id="580" w:name="_Toc355762928"/>
      <w:r>
        <w:rPr>
          <w:sz w:val="21"/>
        </w:rPr>
        <w:t>Overview</w:t>
      </w:r>
      <w:bookmarkEnd w:id="551"/>
      <w:bookmarkEnd w:id="552"/>
      <w:bookmarkEnd w:id="553"/>
      <w:bookmarkEnd w:id="554"/>
      <w:bookmarkEnd w:id="555"/>
    </w:p>
    <w:p w14:paraId="64859A7C" w14:textId="77777777" w:rsidR="00A36B00" w:rsidRPr="00D83E51" w:rsidRDefault="00A36B00" w:rsidP="0068615E">
      <w:pPr>
        <w:pStyle w:val="Body1"/>
        <w:spacing w:before="60" w:line="240" w:lineRule="atLeast"/>
        <w:rPr>
          <w:rFonts w:ascii="Arial" w:hAnsi="Arial"/>
          <w:b/>
          <w:snapToGrid w:val="0"/>
          <w:color w:val="00B050"/>
          <w:sz w:val="22"/>
        </w:rPr>
      </w:pPr>
      <w:r w:rsidRPr="00D83E51">
        <w:rPr>
          <w:rFonts w:ascii="Arial" w:hAnsi="Arial"/>
          <w:snapToGrid w:val="0"/>
          <w:color w:val="00B050"/>
          <w:sz w:val="22"/>
        </w:rPr>
        <w:t xml:space="preserve">Jobs driven through Service Bus </w:t>
      </w:r>
    </w:p>
    <w:p w14:paraId="7484635B" w14:textId="77777777" w:rsidR="00D92F0D" w:rsidRDefault="00D92F0D" w:rsidP="0068615E">
      <w:pPr>
        <w:rPr>
          <w:rFonts w:ascii="Arial" w:hAnsi="Arial"/>
          <w:b/>
          <w:sz w:val="24"/>
        </w:rPr>
      </w:pPr>
      <w:bookmarkStart w:id="581" w:name="_Toc354906433"/>
      <w:bookmarkStart w:id="582" w:name="_Toc354906590"/>
      <w:bookmarkStart w:id="583" w:name="_Toc354916034"/>
      <w:bookmarkStart w:id="584" w:name="_Toc354916286"/>
      <w:bookmarkStart w:id="585" w:name="_Toc354916673"/>
      <w:bookmarkStart w:id="586" w:name="_Toc354916897"/>
      <w:bookmarkStart w:id="587" w:name="_Toc354917263"/>
      <w:bookmarkStart w:id="588" w:name="_Toc354918231"/>
      <w:bookmarkStart w:id="589" w:name="_Toc354918354"/>
      <w:bookmarkStart w:id="590" w:name="_Toc354918405"/>
      <w:bookmarkStart w:id="591" w:name="_Toc354966361"/>
      <w:bookmarkStart w:id="592" w:name="_Toc354966576"/>
      <w:bookmarkStart w:id="593" w:name="_Toc354966904"/>
      <w:bookmarkStart w:id="594" w:name="_Toc354973158"/>
      <w:bookmarkStart w:id="595" w:name="_Toc355499597"/>
      <w:bookmarkStart w:id="596" w:name="_Toc355499664"/>
      <w:bookmarkStart w:id="597" w:name="_Toc355602872"/>
      <w:bookmarkStart w:id="598" w:name="_Toc355658674"/>
      <w:bookmarkStart w:id="599" w:name="_Toc355660867"/>
      <w:bookmarkStart w:id="600" w:name="_Toc355755982"/>
      <w:bookmarkStart w:id="601" w:name="_Toc355756444"/>
      <w:bookmarkStart w:id="602" w:name="_Toc355760164"/>
      <w:bookmarkStart w:id="603" w:name="_Toc355761004"/>
      <w:bookmarkStart w:id="604" w:name="_Toc355762882"/>
      <w:bookmarkStart w:id="605" w:name="_Toc355762937"/>
      <w:bookmarkStart w:id="606" w:name="_Toc355774454"/>
      <w:bookmarkStart w:id="607" w:name="_Toc355774510"/>
      <w:bookmarkStart w:id="608" w:name="_Toc359137645"/>
      <w:bookmarkStart w:id="609" w:name="_Toc360411879"/>
      <w:bookmarkStart w:id="610" w:name="_Toc360589906"/>
      <w:bookmarkStart w:id="611" w:name="_Toc360600180"/>
      <w:bookmarkStart w:id="612" w:name="_Toc361620141"/>
      <w:bookmarkStart w:id="613" w:name="_Toc401970794"/>
      <w:bookmarkStart w:id="614" w:name="_Toc429309686"/>
      <w:bookmarkStart w:id="615" w:name="_Toc483877182"/>
      <w:bookmarkStart w:id="616" w:name="_Toc492803948"/>
      <w:bookmarkStart w:id="617" w:name="_Toc49306671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r>
        <w:rPr>
          <w:rFonts w:ascii="Arial" w:hAnsi="Arial"/>
          <w:b/>
          <w:sz w:val="24"/>
        </w:rPr>
        <w:t>Service Bus:</w:t>
      </w:r>
    </w:p>
    <w:p w14:paraId="15E491DF" w14:textId="77777777" w:rsidR="00DD17B3" w:rsidRPr="00DD17B3" w:rsidRDefault="00D92F0D" w:rsidP="0068615E">
      <w:pPr>
        <w:rPr>
          <w:rFonts w:ascii="Arial" w:hAnsi="Arial"/>
          <w:sz w:val="24"/>
        </w:rPr>
      </w:pPr>
      <w:r>
        <w:rPr>
          <w:rFonts w:ascii="Arial" w:hAnsi="Arial"/>
          <w:b/>
          <w:sz w:val="24"/>
        </w:rPr>
        <w:tab/>
      </w:r>
      <w:commentRangeStart w:id="618"/>
      <w:r w:rsidRPr="00DD17B3">
        <w:rPr>
          <w:rFonts w:ascii="Arial" w:hAnsi="Arial"/>
          <w:sz w:val="24"/>
        </w:rPr>
        <w:t>Res</w:t>
      </w:r>
      <w:r w:rsidR="00DD17B3" w:rsidRPr="00DD17B3">
        <w:rPr>
          <w:rFonts w:ascii="Arial" w:hAnsi="Arial"/>
          <w:sz w:val="24"/>
        </w:rPr>
        <w:t>ource Name:</w:t>
      </w:r>
      <w:r w:rsidR="00DD17B3">
        <w:rPr>
          <w:rFonts w:ascii="Arial" w:hAnsi="Arial"/>
          <w:sz w:val="24"/>
        </w:rPr>
        <w:t xml:space="preserve"> </w:t>
      </w:r>
      <w:r w:rsidR="00DD17B3" w:rsidRPr="00DD17B3">
        <w:rPr>
          <w:rFonts w:ascii="Arial" w:hAnsi="Arial"/>
          <w:sz w:val="24"/>
        </w:rPr>
        <w:t>iazncqssvcsbus0001</w:t>
      </w:r>
    </w:p>
    <w:p w14:paraId="7CBCDC91" w14:textId="77777777" w:rsidR="00DD17B3" w:rsidRPr="00DD17B3" w:rsidRDefault="00DD17B3" w:rsidP="0068615E">
      <w:pPr>
        <w:rPr>
          <w:rFonts w:ascii="Arial" w:hAnsi="Arial"/>
          <w:sz w:val="24"/>
        </w:rPr>
      </w:pPr>
      <w:r w:rsidRPr="00DD17B3">
        <w:rPr>
          <w:rFonts w:ascii="Arial" w:hAnsi="Arial"/>
          <w:sz w:val="24"/>
        </w:rPr>
        <w:lastRenderedPageBreak/>
        <w:tab/>
        <w:t>Resource Group:</w:t>
      </w:r>
      <w:r>
        <w:rPr>
          <w:rFonts w:ascii="Arial" w:hAnsi="Arial"/>
          <w:sz w:val="24"/>
        </w:rPr>
        <w:t xml:space="preserve"> </w:t>
      </w:r>
      <w:proofErr w:type="spellStart"/>
      <w:r w:rsidRPr="00DD17B3">
        <w:rPr>
          <w:rFonts w:ascii="Arial" w:hAnsi="Arial"/>
          <w:sz w:val="24"/>
        </w:rPr>
        <w:t>inv</w:t>
      </w:r>
      <w:proofErr w:type="spellEnd"/>
      <w:r w:rsidRPr="00DD17B3">
        <w:rPr>
          <w:rFonts w:ascii="Arial" w:hAnsi="Arial"/>
          <w:sz w:val="24"/>
        </w:rPr>
        <w:t>-</w:t>
      </w:r>
      <w:proofErr w:type="spellStart"/>
      <w:r w:rsidRPr="00DD17B3">
        <w:rPr>
          <w:rFonts w:ascii="Arial" w:hAnsi="Arial"/>
          <w:sz w:val="24"/>
        </w:rPr>
        <w:t>usnc</w:t>
      </w:r>
      <w:proofErr w:type="spellEnd"/>
      <w:r w:rsidRPr="00DD17B3">
        <w:rPr>
          <w:rFonts w:ascii="Arial" w:hAnsi="Arial"/>
          <w:sz w:val="24"/>
        </w:rPr>
        <w:t>-</w:t>
      </w:r>
      <w:proofErr w:type="spellStart"/>
      <w:r w:rsidRPr="00DD17B3">
        <w:rPr>
          <w:rFonts w:ascii="Arial" w:hAnsi="Arial"/>
          <w:sz w:val="24"/>
        </w:rPr>
        <w:t>qa</w:t>
      </w:r>
      <w:proofErr w:type="spellEnd"/>
      <w:r w:rsidRPr="00DD17B3">
        <w:rPr>
          <w:rFonts w:ascii="Arial" w:hAnsi="Arial"/>
          <w:sz w:val="24"/>
        </w:rPr>
        <w:t>-</w:t>
      </w:r>
      <w:proofErr w:type="spellStart"/>
      <w:r w:rsidRPr="00DD17B3">
        <w:rPr>
          <w:rFonts w:ascii="Arial" w:hAnsi="Arial"/>
          <w:sz w:val="24"/>
        </w:rPr>
        <w:t>mimd</w:t>
      </w:r>
      <w:proofErr w:type="spellEnd"/>
      <w:r w:rsidRPr="00DD17B3">
        <w:rPr>
          <w:rFonts w:ascii="Arial" w:hAnsi="Arial"/>
          <w:sz w:val="24"/>
        </w:rPr>
        <w:t>-shared-</w:t>
      </w:r>
      <w:proofErr w:type="spellStart"/>
      <w:r w:rsidRPr="00DD17B3">
        <w:rPr>
          <w:rFonts w:ascii="Arial" w:hAnsi="Arial"/>
          <w:sz w:val="24"/>
        </w:rPr>
        <w:t>rg</w:t>
      </w:r>
      <w:proofErr w:type="spellEnd"/>
    </w:p>
    <w:p w14:paraId="7466AE98" w14:textId="77777777" w:rsidR="00DD17B3" w:rsidRPr="00DD17B3" w:rsidRDefault="00DD17B3" w:rsidP="0068615E">
      <w:pPr>
        <w:rPr>
          <w:rFonts w:ascii="Arial" w:hAnsi="Arial"/>
          <w:sz w:val="24"/>
        </w:rPr>
      </w:pPr>
      <w:r w:rsidRPr="00DD17B3">
        <w:rPr>
          <w:rFonts w:ascii="Arial" w:hAnsi="Arial"/>
          <w:sz w:val="24"/>
        </w:rPr>
        <w:tab/>
        <w:t>Topics:</w:t>
      </w:r>
      <w:r>
        <w:rPr>
          <w:rFonts w:ascii="Arial" w:hAnsi="Arial"/>
          <w:sz w:val="24"/>
        </w:rPr>
        <w:t xml:space="preserve"> </w:t>
      </w:r>
      <w:r w:rsidRPr="00DD17B3">
        <w:rPr>
          <w:rFonts w:ascii="Arial" w:hAnsi="Arial"/>
          <w:sz w:val="24"/>
        </w:rPr>
        <w:t>https://iazncqssvcsbus0001.servicebus.windows.net/datafile-event-topic</w:t>
      </w:r>
    </w:p>
    <w:p w14:paraId="2244EA3E" w14:textId="77777777" w:rsidR="0068615E" w:rsidRPr="00DD17B3" w:rsidRDefault="00DD17B3" w:rsidP="0068615E">
      <w:pPr>
        <w:rPr>
          <w:rFonts w:ascii="Arial" w:hAnsi="Arial"/>
          <w:sz w:val="24"/>
        </w:rPr>
      </w:pPr>
      <w:r w:rsidRPr="00DD17B3">
        <w:rPr>
          <w:rFonts w:ascii="Arial" w:hAnsi="Arial"/>
          <w:sz w:val="24"/>
        </w:rPr>
        <w:tab/>
        <w:t>Subscription:</w:t>
      </w:r>
      <w:r w:rsidR="0068615E" w:rsidRPr="00DD17B3">
        <w:rPr>
          <w:rFonts w:ascii="Arial" w:hAnsi="Arial"/>
          <w:sz w:val="24"/>
        </w:rPr>
        <w:t xml:space="preserve"> </w:t>
      </w:r>
      <w:r w:rsidRPr="00DD17B3">
        <w:rPr>
          <w:rFonts w:ascii="Arial" w:hAnsi="Arial"/>
          <w:sz w:val="24"/>
        </w:rPr>
        <w:t>GRID-subscription</w:t>
      </w:r>
    </w:p>
    <w:p w14:paraId="48DB0B17" w14:textId="77777777" w:rsidR="0068615E" w:rsidRDefault="00DD17B3" w:rsidP="0068615E">
      <w:pPr>
        <w:rPr>
          <w:rFonts w:ascii="Arial" w:hAnsi="Arial"/>
          <w:b/>
          <w:sz w:val="24"/>
        </w:rPr>
      </w:pPr>
      <w:r>
        <w:rPr>
          <w:rFonts w:ascii="Arial" w:hAnsi="Arial"/>
          <w:b/>
          <w:sz w:val="24"/>
        </w:rPr>
        <w:t>Function App:</w:t>
      </w:r>
    </w:p>
    <w:p w14:paraId="16453E89" w14:textId="77777777" w:rsidR="00DD17B3" w:rsidRPr="00DD17B3" w:rsidRDefault="00DD17B3" w:rsidP="00DD17B3">
      <w:pPr>
        <w:ind w:firstLine="720"/>
        <w:rPr>
          <w:rFonts w:ascii="Arial" w:hAnsi="Arial"/>
          <w:sz w:val="24"/>
        </w:rPr>
      </w:pPr>
      <w:r w:rsidRPr="00DD17B3">
        <w:rPr>
          <w:rFonts w:ascii="Arial" w:hAnsi="Arial"/>
          <w:sz w:val="24"/>
        </w:rPr>
        <w:t>Resource Name:</w:t>
      </w:r>
      <w:r>
        <w:rPr>
          <w:rFonts w:ascii="Arial" w:hAnsi="Arial"/>
          <w:sz w:val="24"/>
        </w:rPr>
        <w:t xml:space="preserve"> </w:t>
      </w:r>
      <w:proofErr w:type="spellStart"/>
      <w:r w:rsidRPr="00DD17B3">
        <w:rPr>
          <w:rFonts w:ascii="Arial" w:hAnsi="Arial"/>
          <w:sz w:val="24"/>
        </w:rPr>
        <w:t>qa</w:t>
      </w:r>
      <w:proofErr w:type="spellEnd"/>
      <w:r w:rsidRPr="00DD17B3">
        <w:rPr>
          <w:rFonts w:ascii="Arial" w:hAnsi="Arial"/>
          <w:sz w:val="24"/>
        </w:rPr>
        <w:t>-grid-app</w:t>
      </w:r>
    </w:p>
    <w:p w14:paraId="797CC4B0" w14:textId="77777777" w:rsidR="00DD17B3" w:rsidRPr="00DD17B3" w:rsidRDefault="00DD17B3" w:rsidP="00DD17B3">
      <w:pPr>
        <w:rPr>
          <w:rFonts w:ascii="Arial" w:hAnsi="Arial"/>
          <w:sz w:val="24"/>
        </w:rPr>
      </w:pPr>
      <w:r w:rsidRPr="00DD17B3">
        <w:rPr>
          <w:rFonts w:ascii="Arial" w:hAnsi="Arial"/>
          <w:sz w:val="24"/>
        </w:rPr>
        <w:tab/>
        <w:t>Resource Group:</w:t>
      </w:r>
      <w:r>
        <w:rPr>
          <w:rFonts w:ascii="Arial" w:hAnsi="Arial"/>
          <w:sz w:val="24"/>
        </w:rPr>
        <w:t xml:space="preserve"> </w:t>
      </w:r>
      <w:proofErr w:type="spellStart"/>
      <w:r w:rsidRPr="00DD17B3">
        <w:rPr>
          <w:rFonts w:ascii="Arial" w:hAnsi="Arial"/>
          <w:sz w:val="24"/>
        </w:rPr>
        <w:t>inv</w:t>
      </w:r>
      <w:proofErr w:type="spellEnd"/>
      <w:r w:rsidRPr="00DD17B3">
        <w:rPr>
          <w:rFonts w:ascii="Arial" w:hAnsi="Arial"/>
          <w:sz w:val="24"/>
        </w:rPr>
        <w:t>-</w:t>
      </w:r>
      <w:proofErr w:type="spellStart"/>
      <w:r w:rsidRPr="00DD17B3">
        <w:rPr>
          <w:rFonts w:ascii="Arial" w:hAnsi="Arial"/>
          <w:sz w:val="24"/>
        </w:rPr>
        <w:t>usnc</w:t>
      </w:r>
      <w:proofErr w:type="spellEnd"/>
      <w:r w:rsidRPr="00DD17B3">
        <w:rPr>
          <w:rFonts w:ascii="Arial" w:hAnsi="Arial"/>
          <w:sz w:val="24"/>
        </w:rPr>
        <w:t>-</w:t>
      </w:r>
      <w:proofErr w:type="spellStart"/>
      <w:r w:rsidRPr="00DD17B3">
        <w:rPr>
          <w:rFonts w:ascii="Arial" w:hAnsi="Arial"/>
          <w:sz w:val="24"/>
        </w:rPr>
        <w:t>qa</w:t>
      </w:r>
      <w:proofErr w:type="spellEnd"/>
      <w:r w:rsidRPr="00DD17B3">
        <w:rPr>
          <w:rFonts w:ascii="Arial" w:hAnsi="Arial"/>
          <w:sz w:val="24"/>
        </w:rPr>
        <w:t>-grid-</w:t>
      </w:r>
      <w:proofErr w:type="spellStart"/>
      <w:r w:rsidRPr="00DD17B3">
        <w:rPr>
          <w:rFonts w:ascii="Arial" w:hAnsi="Arial"/>
          <w:sz w:val="24"/>
        </w:rPr>
        <w:t>rg</w:t>
      </w:r>
      <w:proofErr w:type="spellEnd"/>
    </w:p>
    <w:p w14:paraId="4292999C" w14:textId="77777777" w:rsidR="00DD17B3" w:rsidRDefault="00DD17B3" w:rsidP="00DD17B3">
      <w:pPr>
        <w:rPr>
          <w:rFonts w:ascii="Arial" w:hAnsi="Arial"/>
          <w:b/>
          <w:sz w:val="24"/>
        </w:rPr>
      </w:pPr>
      <w:r>
        <w:rPr>
          <w:rFonts w:ascii="Arial" w:hAnsi="Arial"/>
          <w:b/>
          <w:sz w:val="24"/>
        </w:rPr>
        <w:t>Data Factory:</w:t>
      </w:r>
    </w:p>
    <w:p w14:paraId="0D1BD150" w14:textId="77777777" w:rsidR="00DD17B3" w:rsidRDefault="00DD17B3" w:rsidP="0068615E">
      <w:pPr>
        <w:rPr>
          <w:rFonts w:ascii="Arial" w:hAnsi="Arial"/>
          <w:sz w:val="24"/>
        </w:rPr>
      </w:pPr>
      <w:r>
        <w:rPr>
          <w:rFonts w:ascii="Arial" w:hAnsi="Arial"/>
          <w:b/>
          <w:sz w:val="24"/>
        </w:rPr>
        <w:tab/>
      </w:r>
      <w:r w:rsidR="002B6108" w:rsidRPr="00DD17B3">
        <w:rPr>
          <w:rFonts w:ascii="Arial" w:hAnsi="Arial"/>
          <w:sz w:val="24"/>
        </w:rPr>
        <w:t>Resource Name:</w:t>
      </w:r>
      <w:r w:rsidR="002B6108">
        <w:rPr>
          <w:rFonts w:ascii="Arial" w:hAnsi="Arial"/>
          <w:sz w:val="24"/>
        </w:rPr>
        <w:t xml:space="preserve"> </w:t>
      </w:r>
      <w:r w:rsidRPr="00DD17B3">
        <w:rPr>
          <w:rFonts w:ascii="Arial" w:hAnsi="Arial"/>
          <w:sz w:val="24"/>
        </w:rPr>
        <w:t>iazncqsadf0001</w:t>
      </w:r>
    </w:p>
    <w:p w14:paraId="7F39A328" w14:textId="77777777" w:rsidR="002B6108" w:rsidRPr="00DD17B3" w:rsidRDefault="002B6108" w:rsidP="002B6108">
      <w:pPr>
        <w:ind w:firstLine="720"/>
        <w:rPr>
          <w:rFonts w:ascii="Arial" w:hAnsi="Arial"/>
          <w:sz w:val="24"/>
        </w:rPr>
      </w:pPr>
      <w:r w:rsidRPr="00DD17B3">
        <w:rPr>
          <w:rFonts w:ascii="Arial" w:hAnsi="Arial"/>
          <w:sz w:val="24"/>
        </w:rPr>
        <w:t>Resource Group:</w:t>
      </w:r>
      <w:r>
        <w:rPr>
          <w:rFonts w:ascii="Arial" w:hAnsi="Arial"/>
          <w:sz w:val="24"/>
        </w:rPr>
        <w:t xml:space="preserve"> </w:t>
      </w:r>
      <w:proofErr w:type="spellStart"/>
      <w:r w:rsidRPr="002B6108">
        <w:rPr>
          <w:rFonts w:ascii="Arial" w:hAnsi="Arial"/>
          <w:sz w:val="24"/>
        </w:rPr>
        <w:t>inv</w:t>
      </w:r>
      <w:proofErr w:type="spellEnd"/>
      <w:r w:rsidRPr="002B6108">
        <w:rPr>
          <w:rFonts w:ascii="Arial" w:hAnsi="Arial"/>
          <w:sz w:val="24"/>
        </w:rPr>
        <w:t>-</w:t>
      </w:r>
      <w:proofErr w:type="spellStart"/>
      <w:r w:rsidRPr="002B6108">
        <w:rPr>
          <w:rFonts w:ascii="Arial" w:hAnsi="Arial"/>
          <w:sz w:val="24"/>
        </w:rPr>
        <w:t>usnc</w:t>
      </w:r>
      <w:proofErr w:type="spellEnd"/>
      <w:r w:rsidRPr="002B6108">
        <w:rPr>
          <w:rFonts w:ascii="Arial" w:hAnsi="Arial"/>
          <w:sz w:val="24"/>
        </w:rPr>
        <w:t>-</w:t>
      </w:r>
      <w:proofErr w:type="spellStart"/>
      <w:r w:rsidRPr="002B6108">
        <w:rPr>
          <w:rFonts w:ascii="Arial" w:hAnsi="Arial"/>
          <w:sz w:val="24"/>
        </w:rPr>
        <w:t>qa</w:t>
      </w:r>
      <w:proofErr w:type="spellEnd"/>
      <w:r w:rsidRPr="002B6108">
        <w:rPr>
          <w:rFonts w:ascii="Arial" w:hAnsi="Arial"/>
          <w:sz w:val="24"/>
        </w:rPr>
        <w:t>-grid-</w:t>
      </w:r>
      <w:proofErr w:type="spellStart"/>
      <w:r w:rsidRPr="002B6108">
        <w:rPr>
          <w:rFonts w:ascii="Arial" w:hAnsi="Arial"/>
          <w:sz w:val="24"/>
        </w:rPr>
        <w:t>rg</w:t>
      </w:r>
      <w:commentRangeEnd w:id="618"/>
      <w:proofErr w:type="spellEnd"/>
      <w:r w:rsidR="00DF794A">
        <w:rPr>
          <w:rStyle w:val="CommentReference"/>
        </w:rPr>
        <w:commentReference w:id="61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8"/>
        <w:gridCol w:w="5598"/>
      </w:tblGrid>
      <w:tr w:rsidR="0068615E" w14:paraId="1D7D7E60" w14:textId="77777777" w:rsidTr="00B52203">
        <w:tc>
          <w:tcPr>
            <w:tcW w:w="3258" w:type="dxa"/>
          </w:tcPr>
          <w:p w14:paraId="61351F1B" w14:textId="77777777" w:rsidR="0068615E" w:rsidRDefault="0068615E" w:rsidP="00B52203">
            <w:pPr>
              <w:rPr>
                <w:rFonts w:ascii="Arial" w:hAnsi="Arial"/>
                <w:color w:val="008000"/>
                <w:sz w:val="24"/>
              </w:rPr>
            </w:pPr>
            <w:r>
              <w:rPr>
                <w:rFonts w:ascii="Arial" w:hAnsi="Arial"/>
                <w:color w:val="008000"/>
                <w:sz w:val="24"/>
              </w:rPr>
              <w:t>Name of Component being monitored:</w:t>
            </w:r>
          </w:p>
        </w:tc>
        <w:tc>
          <w:tcPr>
            <w:tcW w:w="5598" w:type="dxa"/>
          </w:tcPr>
          <w:p w14:paraId="4DF72619" w14:textId="77777777" w:rsidR="0068615E" w:rsidRDefault="00DD17B3" w:rsidP="00B52203">
            <w:pPr>
              <w:rPr>
                <w:rFonts w:ascii="Arial" w:hAnsi="Arial"/>
                <w:sz w:val="24"/>
              </w:rPr>
            </w:pPr>
            <w:r w:rsidRPr="00DD17B3">
              <w:rPr>
                <w:rFonts w:ascii="Arial" w:hAnsi="Arial"/>
                <w:sz w:val="24"/>
              </w:rPr>
              <w:t>GRID_PL_100_CPY_TO_DATAZONE</w:t>
            </w:r>
          </w:p>
        </w:tc>
      </w:tr>
      <w:tr w:rsidR="0068615E" w14:paraId="4EDAADD3" w14:textId="77777777" w:rsidTr="00B52203">
        <w:tc>
          <w:tcPr>
            <w:tcW w:w="3258" w:type="dxa"/>
          </w:tcPr>
          <w:p w14:paraId="7265F4ED" w14:textId="77777777" w:rsidR="0068615E" w:rsidRDefault="0068615E" w:rsidP="00B52203">
            <w:pPr>
              <w:rPr>
                <w:rFonts w:ascii="Arial" w:hAnsi="Arial"/>
                <w:color w:val="008000"/>
                <w:sz w:val="24"/>
              </w:rPr>
            </w:pPr>
            <w:r>
              <w:rPr>
                <w:rFonts w:ascii="Arial" w:hAnsi="Arial"/>
                <w:color w:val="008000"/>
                <w:sz w:val="24"/>
              </w:rPr>
              <w:t>Function of Job</w:t>
            </w:r>
          </w:p>
        </w:tc>
        <w:tc>
          <w:tcPr>
            <w:tcW w:w="5598" w:type="dxa"/>
          </w:tcPr>
          <w:p w14:paraId="4C720FF3" w14:textId="6712D4D5" w:rsidR="00A6567A" w:rsidRDefault="002B6108" w:rsidP="00A6567A">
            <w:pPr>
              <w:rPr>
                <w:rFonts w:ascii="Arial" w:hAnsi="Arial"/>
                <w:sz w:val="24"/>
              </w:rPr>
            </w:pPr>
            <w:r>
              <w:rPr>
                <w:rFonts w:ascii="Arial" w:hAnsi="Arial"/>
                <w:sz w:val="24"/>
              </w:rPr>
              <w:t>Copy the file from On</w:t>
            </w:r>
            <w:ins w:id="619" w:author="Kumar V P, Praveen (Cognizant)" w:date="2020-03-26T11:51:00Z">
              <w:r w:rsidR="00A6567A">
                <w:rPr>
                  <w:rFonts w:ascii="Arial" w:hAnsi="Arial"/>
                  <w:sz w:val="24"/>
                </w:rPr>
                <w:t>-</w:t>
              </w:r>
            </w:ins>
            <w:r>
              <w:rPr>
                <w:rFonts w:ascii="Arial" w:hAnsi="Arial"/>
                <w:sz w:val="24"/>
              </w:rPr>
              <w:t xml:space="preserve">Premise path to azure </w:t>
            </w:r>
            <w:del w:id="620" w:author="Kumar V P, Praveen (Cognizant)" w:date="2020-03-26T11:52:00Z">
              <w:r w:rsidDel="00A6567A">
                <w:rPr>
                  <w:rFonts w:ascii="Arial" w:hAnsi="Arial"/>
                  <w:sz w:val="24"/>
                </w:rPr>
                <w:delText>cloud path</w:delText>
              </w:r>
            </w:del>
            <w:ins w:id="621" w:author="Kumar V P, Praveen (Cognizant)" w:date="2020-03-26T11:52:00Z">
              <w:r w:rsidR="00A6567A">
                <w:rPr>
                  <w:rFonts w:ascii="Arial" w:hAnsi="Arial"/>
                  <w:sz w:val="24"/>
                </w:rPr>
                <w:t>data lake ORDZ and materialize it to IDZ</w:t>
              </w:r>
            </w:ins>
          </w:p>
        </w:tc>
      </w:tr>
      <w:tr w:rsidR="0068615E" w14:paraId="7C45660A" w14:textId="77777777" w:rsidTr="00B52203">
        <w:tc>
          <w:tcPr>
            <w:tcW w:w="3258" w:type="dxa"/>
          </w:tcPr>
          <w:p w14:paraId="364B5B9C" w14:textId="77777777" w:rsidR="0068615E" w:rsidRDefault="0068615E" w:rsidP="00B52203">
            <w:pPr>
              <w:rPr>
                <w:rFonts w:ascii="Arial" w:hAnsi="Arial"/>
                <w:color w:val="008000"/>
                <w:sz w:val="24"/>
              </w:rPr>
            </w:pPr>
            <w:r>
              <w:rPr>
                <w:rFonts w:ascii="Arial" w:hAnsi="Arial"/>
                <w:color w:val="008000"/>
                <w:sz w:val="24"/>
              </w:rPr>
              <w:t>Time &amp; Frequency:</w:t>
            </w:r>
          </w:p>
        </w:tc>
        <w:tc>
          <w:tcPr>
            <w:tcW w:w="5598" w:type="dxa"/>
          </w:tcPr>
          <w:p w14:paraId="04062EFE" w14:textId="77777777" w:rsidR="0068615E" w:rsidRDefault="0068615E" w:rsidP="00B52203">
            <w:pPr>
              <w:rPr>
                <w:rFonts w:ascii="Arial" w:hAnsi="Arial"/>
                <w:sz w:val="24"/>
              </w:rPr>
            </w:pPr>
          </w:p>
        </w:tc>
      </w:tr>
      <w:tr w:rsidR="0068615E" w14:paraId="008316E6" w14:textId="77777777" w:rsidTr="00B52203">
        <w:tc>
          <w:tcPr>
            <w:tcW w:w="3258" w:type="dxa"/>
          </w:tcPr>
          <w:p w14:paraId="0D688E70" w14:textId="77777777" w:rsidR="0068615E" w:rsidRDefault="0068615E" w:rsidP="00B52203">
            <w:pPr>
              <w:rPr>
                <w:rFonts w:ascii="Arial" w:hAnsi="Arial"/>
                <w:color w:val="008000"/>
                <w:sz w:val="24"/>
              </w:rPr>
            </w:pPr>
            <w:r>
              <w:rPr>
                <w:rFonts w:ascii="Arial" w:hAnsi="Arial"/>
                <w:color w:val="008000"/>
                <w:sz w:val="24"/>
              </w:rPr>
              <w:t>Location:</w:t>
            </w:r>
          </w:p>
        </w:tc>
        <w:tc>
          <w:tcPr>
            <w:tcW w:w="5598" w:type="dxa"/>
          </w:tcPr>
          <w:p w14:paraId="7F2D1B73" w14:textId="77777777" w:rsidR="0068615E" w:rsidRDefault="0068615E" w:rsidP="00B52203">
            <w:pPr>
              <w:rPr>
                <w:rFonts w:ascii="Arial" w:hAnsi="Arial"/>
                <w:sz w:val="24"/>
              </w:rPr>
            </w:pPr>
          </w:p>
        </w:tc>
      </w:tr>
      <w:tr w:rsidR="0068615E" w14:paraId="732439FC" w14:textId="77777777" w:rsidTr="00B52203">
        <w:tc>
          <w:tcPr>
            <w:tcW w:w="3258" w:type="dxa"/>
          </w:tcPr>
          <w:p w14:paraId="40121C71" w14:textId="77777777" w:rsidR="0068615E" w:rsidRDefault="0068615E" w:rsidP="00B52203">
            <w:pPr>
              <w:rPr>
                <w:rFonts w:ascii="Arial" w:hAnsi="Arial"/>
                <w:color w:val="008000"/>
                <w:sz w:val="24"/>
              </w:rPr>
            </w:pPr>
            <w:r>
              <w:rPr>
                <w:rFonts w:ascii="Arial" w:hAnsi="Arial"/>
                <w:color w:val="008000"/>
                <w:sz w:val="24"/>
              </w:rPr>
              <w:t>Expected job duration</w:t>
            </w:r>
          </w:p>
        </w:tc>
        <w:tc>
          <w:tcPr>
            <w:tcW w:w="5598" w:type="dxa"/>
          </w:tcPr>
          <w:p w14:paraId="11D9FF4F" w14:textId="77777777" w:rsidR="0068615E" w:rsidRDefault="00C21833" w:rsidP="00B52203">
            <w:pPr>
              <w:rPr>
                <w:rFonts w:ascii="Arial" w:hAnsi="Arial"/>
                <w:sz w:val="24"/>
              </w:rPr>
            </w:pPr>
            <w:r>
              <w:rPr>
                <w:rFonts w:ascii="Arial" w:hAnsi="Arial"/>
                <w:sz w:val="24"/>
              </w:rPr>
              <w:t>15 mins</w:t>
            </w:r>
          </w:p>
        </w:tc>
      </w:tr>
      <w:tr w:rsidR="0068615E" w14:paraId="6540B805" w14:textId="77777777" w:rsidTr="00B52203">
        <w:tc>
          <w:tcPr>
            <w:tcW w:w="3258" w:type="dxa"/>
          </w:tcPr>
          <w:p w14:paraId="4FD172E7" w14:textId="77777777" w:rsidR="0068615E" w:rsidRDefault="0068615E" w:rsidP="00B52203">
            <w:pPr>
              <w:rPr>
                <w:rFonts w:ascii="Arial" w:hAnsi="Arial"/>
                <w:color w:val="008000"/>
                <w:sz w:val="24"/>
              </w:rPr>
            </w:pPr>
            <w:r>
              <w:rPr>
                <w:rFonts w:ascii="Arial" w:hAnsi="Arial"/>
                <w:color w:val="008000"/>
                <w:sz w:val="24"/>
              </w:rPr>
              <w:t>Success Identification</w:t>
            </w:r>
          </w:p>
        </w:tc>
        <w:tc>
          <w:tcPr>
            <w:tcW w:w="5598" w:type="dxa"/>
          </w:tcPr>
          <w:p w14:paraId="3131F996" w14:textId="77777777" w:rsidR="0068615E" w:rsidRDefault="0068615E" w:rsidP="00B52203">
            <w:pPr>
              <w:rPr>
                <w:rFonts w:ascii="Arial" w:hAnsi="Arial"/>
                <w:sz w:val="24"/>
              </w:rPr>
            </w:pPr>
          </w:p>
        </w:tc>
      </w:tr>
      <w:tr w:rsidR="0068615E" w14:paraId="60EE3392" w14:textId="77777777" w:rsidTr="00B52203">
        <w:tc>
          <w:tcPr>
            <w:tcW w:w="3258" w:type="dxa"/>
          </w:tcPr>
          <w:p w14:paraId="7EE0916C" w14:textId="77777777" w:rsidR="0068615E" w:rsidRDefault="0068615E" w:rsidP="00B52203">
            <w:pPr>
              <w:rPr>
                <w:rFonts w:ascii="Arial" w:hAnsi="Arial"/>
                <w:color w:val="008000"/>
                <w:sz w:val="24"/>
              </w:rPr>
            </w:pPr>
            <w:r>
              <w:rPr>
                <w:rFonts w:ascii="Arial" w:hAnsi="Arial"/>
                <w:color w:val="008000"/>
                <w:sz w:val="24"/>
              </w:rPr>
              <w:t>Failure Identification</w:t>
            </w:r>
          </w:p>
        </w:tc>
        <w:tc>
          <w:tcPr>
            <w:tcW w:w="5598" w:type="dxa"/>
          </w:tcPr>
          <w:p w14:paraId="0837D4DF" w14:textId="77777777" w:rsidR="0068615E" w:rsidRDefault="0068615E" w:rsidP="00B52203">
            <w:pPr>
              <w:rPr>
                <w:rFonts w:ascii="Arial" w:hAnsi="Arial"/>
                <w:sz w:val="24"/>
              </w:rPr>
            </w:pPr>
          </w:p>
        </w:tc>
      </w:tr>
      <w:tr w:rsidR="0068615E" w14:paraId="7EC3FE45" w14:textId="77777777" w:rsidTr="00B52203">
        <w:tc>
          <w:tcPr>
            <w:tcW w:w="3258" w:type="dxa"/>
          </w:tcPr>
          <w:p w14:paraId="2D3D4999" w14:textId="77777777" w:rsidR="0068615E" w:rsidRDefault="0068615E" w:rsidP="00B52203">
            <w:pPr>
              <w:rPr>
                <w:rFonts w:ascii="Arial" w:hAnsi="Arial"/>
                <w:color w:val="008000"/>
                <w:sz w:val="24"/>
              </w:rPr>
            </w:pPr>
            <w:r>
              <w:rPr>
                <w:rFonts w:ascii="Arial" w:hAnsi="Arial"/>
                <w:color w:val="008000"/>
                <w:sz w:val="24"/>
              </w:rPr>
              <w:t>Action on failure</w:t>
            </w:r>
          </w:p>
        </w:tc>
        <w:tc>
          <w:tcPr>
            <w:tcW w:w="5598" w:type="dxa"/>
          </w:tcPr>
          <w:p w14:paraId="233D3917" w14:textId="77777777" w:rsidR="0068615E" w:rsidRDefault="002B6108" w:rsidP="00B52203">
            <w:pPr>
              <w:rPr>
                <w:rFonts w:ascii="Arial" w:hAnsi="Arial"/>
                <w:sz w:val="24"/>
              </w:rPr>
            </w:pPr>
            <w:r>
              <w:rPr>
                <w:rFonts w:ascii="Arial" w:hAnsi="Arial"/>
                <w:sz w:val="24"/>
              </w:rPr>
              <w:t>Rerun</w:t>
            </w:r>
          </w:p>
        </w:tc>
      </w:tr>
      <w:tr w:rsidR="0068615E" w14:paraId="4488F98A" w14:textId="77777777" w:rsidTr="00B52203">
        <w:tc>
          <w:tcPr>
            <w:tcW w:w="3258" w:type="dxa"/>
          </w:tcPr>
          <w:p w14:paraId="3FFE91E1" w14:textId="77777777" w:rsidR="0068615E" w:rsidRDefault="0068615E" w:rsidP="00B52203">
            <w:pPr>
              <w:rPr>
                <w:rFonts w:ascii="Arial" w:hAnsi="Arial"/>
                <w:color w:val="008000"/>
                <w:sz w:val="24"/>
              </w:rPr>
            </w:pPr>
            <w:r>
              <w:rPr>
                <w:rFonts w:ascii="Arial" w:hAnsi="Arial"/>
                <w:color w:val="008000"/>
                <w:sz w:val="24"/>
              </w:rPr>
              <w:t>Input Files</w:t>
            </w:r>
          </w:p>
        </w:tc>
        <w:tc>
          <w:tcPr>
            <w:tcW w:w="5598" w:type="dxa"/>
          </w:tcPr>
          <w:p w14:paraId="242F4579" w14:textId="77777777" w:rsidR="0068615E" w:rsidRDefault="0068615E" w:rsidP="00B52203">
            <w:pPr>
              <w:rPr>
                <w:rFonts w:ascii="Arial" w:hAnsi="Arial"/>
                <w:sz w:val="24"/>
              </w:rPr>
            </w:pPr>
          </w:p>
        </w:tc>
      </w:tr>
      <w:tr w:rsidR="0068615E" w14:paraId="0B61577A" w14:textId="77777777" w:rsidTr="00B52203">
        <w:tc>
          <w:tcPr>
            <w:tcW w:w="3258" w:type="dxa"/>
          </w:tcPr>
          <w:p w14:paraId="55DA0104" w14:textId="77777777" w:rsidR="0068615E" w:rsidRDefault="0068615E" w:rsidP="00B52203">
            <w:pPr>
              <w:rPr>
                <w:rFonts w:ascii="Arial" w:hAnsi="Arial"/>
                <w:color w:val="008000"/>
                <w:sz w:val="24"/>
              </w:rPr>
            </w:pPr>
            <w:r>
              <w:rPr>
                <w:rFonts w:ascii="Arial" w:hAnsi="Arial"/>
                <w:color w:val="008000"/>
                <w:sz w:val="24"/>
              </w:rPr>
              <w:t>Output Files</w:t>
            </w:r>
          </w:p>
        </w:tc>
        <w:tc>
          <w:tcPr>
            <w:tcW w:w="5598" w:type="dxa"/>
          </w:tcPr>
          <w:p w14:paraId="2765E726" w14:textId="77777777" w:rsidR="0068615E" w:rsidRDefault="0068615E" w:rsidP="00B52203">
            <w:pPr>
              <w:rPr>
                <w:rFonts w:ascii="Arial" w:hAnsi="Arial"/>
                <w:sz w:val="24"/>
              </w:rPr>
            </w:pPr>
          </w:p>
        </w:tc>
      </w:tr>
      <w:tr w:rsidR="0068615E" w14:paraId="5DC22078" w14:textId="77777777" w:rsidTr="00B52203">
        <w:tc>
          <w:tcPr>
            <w:tcW w:w="3258" w:type="dxa"/>
          </w:tcPr>
          <w:p w14:paraId="30659F6A" w14:textId="77777777" w:rsidR="0068615E" w:rsidRDefault="0068615E" w:rsidP="00B52203">
            <w:pPr>
              <w:rPr>
                <w:rFonts w:ascii="Arial" w:hAnsi="Arial"/>
                <w:color w:val="008000"/>
                <w:sz w:val="24"/>
              </w:rPr>
            </w:pPr>
            <w:r>
              <w:rPr>
                <w:rFonts w:ascii="Arial" w:hAnsi="Arial"/>
                <w:color w:val="008000"/>
                <w:sz w:val="24"/>
              </w:rPr>
              <w:t>Log Files</w:t>
            </w:r>
          </w:p>
        </w:tc>
        <w:tc>
          <w:tcPr>
            <w:tcW w:w="5598" w:type="dxa"/>
          </w:tcPr>
          <w:p w14:paraId="45A172E9" w14:textId="77777777" w:rsidR="0068615E" w:rsidRDefault="0068615E" w:rsidP="00B52203">
            <w:pPr>
              <w:rPr>
                <w:rFonts w:ascii="Arial" w:hAnsi="Arial"/>
                <w:sz w:val="24"/>
              </w:rPr>
            </w:pPr>
          </w:p>
        </w:tc>
      </w:tr>
      <w:tr w:rsidR="0068615E" w14:paraId="16BE6E42" w14:textId="77777777" w:rsidTr="00B52203">
        <w:tc>
          <w:tcPr>
            <w:tcW w:w="3258" w:type="dxa"/>
          </w:tcPr>
          <w:p w14:paraId="7B6494E6" w14:textId="77777777" w:rsidR="0068615E" w:rsidRDefault="0068615E" w:rsidP="00B52203">
            <w:pPr>
              <w:rPr>
                <w:rFonts w:ascii="Arial" w:hAnsi="Arial"/>
                <w:color w:val="008000"/>
                <w:sz w:val="24"/>
              </w:rPr>
            </w:pPr>
            <w:r>
              <w:rPr>
                <w:rFonts w:ascii="Arial" w:hAnsi="Arial"/>
                <w:color w:val="008000"/>
                <w:sz w:val="24"/>
              </w:rPr>
              <w:t>Job/Schedule Dependencies:</w:t>
            </w:r>
          </w:p>
        </w:tc>
        <w:tc>
          <w:tcPr>
            <w:tcW w:w="5598" w:type="dxa"/>
          </w:tcPr>
          <w:p w14:paraId="5CB13EAE" w14:textId="77777777" w:rsidR="0068615E" w:rsidRDefault="0068615E" w:rsidP="00B52203">
            <w:pPr>
              <w:rPr>
                <w:rFonts w:ascii="Arial" w:hAnsi="Arial"/>
                <w:sz w:val="24"/>
              </w:rPr>
            </w:pPr>
          </w:p>
        </w:tc>
      </w:tr>
      <w:tr w:rsidR="0068615E" w14:paraId="6B6A47EF" w14:textId="77777777" w:rsidTr="00B52203">
        <w:tc>
          <w:tcPr>
            <w:tcW w:w="3258" w:type="dxa"/>
          </w:tcPr>
          <w:p w14:paraId="229893AC" w14:textId="77777777" w:rsidR="0068615E" w:rsidRDefault="0068615E" w:rsidP="00B52203">
            <w:pPr>
              <w:rPr>
                <w:rFonts w:ascii="Arial" w:hAnsi="Arial"/>
                <w:color w:val="008000"/>
                <w:sz w:val="24"/>
              </w:rPr>
            </w:pPr>
            <w:r>
              <w:rPr>
                <w:rFonts w:ascii="Arial" w:hAnsi="Arial"/>
                <w:color w:val="008000"/>
                <w:sz w:val="24"/>
              </w:rPr>
              <w:t>People to be notified:</w:t>
            </w:r>
          </w:p>
        </w:tc>
        <w:tc>
          <w:tcPr>
            <w:tcW w:w="5598" w:type="dxa"/>
          </w:tcPr>
          <w:p w14:paraId="52660214" w14:textId="77777777" w:rsidR="002B6108" w:rsidRPr="002B6108" w:rsidRDefault="002B6108" w:rsidP="002B6108">
            <w:pPr>
              <w:rPr>
                <w:rFonts w:ascii="Arial" w:hAnsi="Arial"/>
                <w:sz w:val="24"/>
              </w:rPr>
            </w:pPr>
            <w:r w:rsidRPr="002B6108">
              <w:rPr>
                <w:rFonts w:ascii="Arial" w:hAnsi="Arial"/>
                <w:sz w:val="24"/>
              </w:rPr>
              <w:t>Catherine Bhama bcatherine@metlife.com</w:t>
            </w:r>
          </w:p>
          <w:p w14:paraId="2E6A95E1" w14:textId="77777777" w:rsidR="002B6108" w:rsidRPr="002B6108" w:rsidRDefault="002B6108" w:rsidP="002B6108">
            <w:pPr>
              <w:rPr>
                <w:rFonts w:ascii="Arial" w:hAnsi="Arial"/>
                <w:sz w:val="24"/>
              </w:rPr>
            </w:pPr>
            <w:r w:rsidRPr="002B6108">
              <w:rPr>
                <w:rFonts w:ascii="Arial" w:hAnsi="Arial"/>
                <w:sz w:val="24"/>
              </w:rPr>
              <w:t>Office: 973-355-4136</w:t>
            </w:r>
          </w:p>
          <w:p w14:paraId="4A049FB2" w14:textId="77777777" w:rsidR="002B6108" w:rsidRPr="002B6108" w:rsidRDefault="002B6108" w:rsidP="002B6108">
            <w:pPr>
              <w:rPr>
                <w:rFonts w:ascii="Arial" w:hAnsi="Arial"/>
                <w:sz w:val="24"/>
              </w:rPr>
            </w:pPr>
            <w:r w:rsidRPr="002B6108">
              <w:rPr>
                <w:rFonts w:ascii="Arial" w:hAnsi="Arial"/>
                <w:sz w:val="24"/>
              </w:rPr>
              <w:t>Cell: 908-636-0419</w:t>
            </w:r>
          </w:p>
          <w:p w14:paraId="2E6F4A07" w14:textId="77777777" w:rsidR="002B6108" w:rsidRPr="002B6108" w:rsidRDefault="002B6108" w:rsidP="002B6108">
            <w:pPr>
              <w:rPr>
                <w:rFonts w:ascii="Arial" w:hAnsi="Arial"/>
                <w:sz w:val="24"/>
              </w:rPr>
            </w:pPr>
          </w:p>
          <w:p w14:paraId="7E77CAA0" w14:textId="77777777" w:rsidR="002B6108" w:rsidRPr="002B6108" w:rsidRDefault="002B6108" w:rsidP="002B6108">
            <w:pPr>
              <w:rPr>
                <w:rFonts w:ascii="Arial" w:hAnsi="Arial"/>
                <w:sz w:val="24"/>
              </w:rPr>
            </w:pPr>
            <w:r w:rsidRPr="002B6108">
              <w:rPr>
                <w:rFonts w:ascii="Arial" w:hAnsi="Arial"/>
                <w:sz w:val="24"/>
              </w:rPr>
              <w:t>Jiaqiao Zeng jzeng1@metlife.com</w:t>
            </w:r>
          </w:p>
          <w:p w14:paraId="54A56565" w14:textId="77777777" w:rsidR="002B6108" w:rsidRPr="002B6108" w:rsidRDefault="002B6108" w:rsidP="002B6108">
            <w:pPr>
              <w:rPr>
                <w:rFonts w:ascii="Arial" w:hAnsi="Arial"/>
                <w:sz w:val="24"/>
              </w:rPr>
            </w:pPr>
            <w:r w:rsidRPr="002B6108">
              <w:rPr>
                <w:rFonts w:ascii="Arial" w:hAnsi="Arial"/>
                <w:sz w:val="24"/>
              </w:rPr>
              <w:t>Office: 973-355-4054</w:t>
            </w:r>
          </w:p>
          <w:p w14:paraId="682FA489" w14:textId="77777777" w:rsidR="002B6108" w:rsidRPr="002B6108" w:rsidRDefault="002B6108" w:rsidP="002B6108">
            <w:pPr>
              <w:rPr>
                <w:rFonts w:ascii="Arial" w:hAnsi="Arial"/>
                <w:sz w:val="24"/>
              </w:rPr>
            </w:pPr>
            <w:r w:rsidRPr="002B6108">
              <w:rPr>
                <w:rFonts w:ascii="Arial" w:hAnsi="Arial"/>
                <w:sz w:val="24"/>
              </w:rPr>
              <w:t xml:space="preserve">Cell: </w:t>
            </w:r>
          </w:p>
          <w:p w14:paraId="06C81B9A" w14:textId="77777777" w:rsidR="002B6108" w:rsidRPr="002B6108" w:rsidRDefault="002B6108" w:rsidP="002B6108">
            <w:pPr>
              <w:rPr>
                <w:rFonts w:ascii="Arial" w:hAnsi="Arial"/>
                <w:sz w:val="24"/>
              </w:rPr>
            </w:pPr>
          </w:p>
          <w:p w14:paraId="45D791C7" w14:textId="77777777" w:rsidR="002B6108" w:rsidRPr="002B6108" w:rsidRDefault="002B6108" w:rsidP="002B6108">
            <w:pPr>
              <w:rPr>
                <w:rFonts w:ascii="Arial" w:hAnsi="Arial"/>
                <w:sz w:val="24"/>
              </w:rPr>
            </w:pPr>
            <w:r w:rsidRPr="002B6108">
              <w:rPr>
                <w:rFonts w:ascii="Arial" w:hAnsi="Arial"/>
                <w:sz w:val="24"/>
              </w:rPr>
              <w:t>Francesco Puntillo</w:t>
            </w:r>
          </w:p>
          <w:p w14:paraId="7A0046EC" w14:textId="77777777" w:rsidR="002B6108" w:rsidRPr="002B6108" w:rsidRDefault="002B6108" w:rsidP="002B6108">
            <w:pPr>
              <w:rPr>
                <w:rFonts w:ascii="Arial" w:hAnsi="Arial"/>
                <w:sz w:val="24"/>
              </w:rPr>
            </w:pPr>
            <w:r w:rsidRPr="002B6108">
              <w:rPr>
                <w:rFonts w:ascii="Arial" w:hAnsi="Arial"/>
                <w:sz w:val="24"/>
              </w:rPr>
              <w:t>fpuntillo@metlife.com</w:t>
            </w:r>
          </w:p>
          <w:p w14:paraId="77ADBE72" w14:textId="77777777" w:rsidR="002B6108" w:rsidRPr="002B6108" w:rsidRDefault="002B6108" w:rsidP="002B6108">
            <w:pPr>
              <w:rPr>
                <w:rFonts w:ascii="Arial" w:hAnsi="Arial"/>
                <w:sz w:val="24"/>
              </w:rPr>
            </w:pPr>
            <w:r w:rsidRPr="002B6108">
              <w:rPr>
                <w:rFonts w:ascii="Arial" w:hAnsi="Arial"/>
                <w:sz w:val="24"/>
              </w:rPr>
              <w:t>Office: 973-355-4220</w:t>
            </w:r>
          </w:p>
          <w:p w14:paraId="5F701F36" w14:textId="77777777" w:rsidR="0068615E" w:rsidRDefault="002B6108" w:rsidP="002B6108">
            <w:pPr>
              <w:rPr>
                <w:rFonts w:ascii="Arial" w:hAnsi="Arial"/>
                <w:sz w:val="24"/>
              </w:rPr>
            </w:pPr>
            <w:r w:rsidRPr="002B6108">
              <w:rPr>
                <w:rFonts w:ascii="Arial" w:hAnsi="Arial"/>
                <w:sz w:val="24"/>
              </w:rPr>
              <w:t>Cell: 908-340-7296</w:t>
            </w:r>
          </w:p>
        </w:tc>
      </w:tr>
      <w:tr w:rsidR="0068615E" w14:paraId="7A31DE58" w14:textId="77777777" w:rsidTr="00B52203">
        <w:tc>
          <w:tcPr>
            <w:tcW w:w="3258" w:type="dxa"/>
          </w:tcPr>
          <w:p w14:paraId="67569C8D" w14:textId="77777777" w:rsidR="0068615E" w:rsidRDefault="0068615E" w:rsidP="00B52203">
            <w:pPr>
              <w:rPr>
                <w:rFonts w:ascii="Arial" w:hAnsi="Arial"/>
                <w:color w:val="008000"/>
                <w:sz w:val="24"/>
              </w:rPr>
            </w:pPr>
            <w:r>
              <w:rPr>
                <w:rFonts w:ascii="Arial" w:hAnsi="Arial"/>
                <w:color w:val="008000"/>
                <w:sz w:val="24"/>
              </w:rPr>
              <w:t>Remarks:</w:t>
            </w:r>
          </w:p>
        </w:tc>
        <w:tc>
          <w:tcPr>
            <w:tcW w:w="5598" w:type="dxa"/>
          </w:tcPr>
          <w:p w14:paraId="00C0A977" w14:textId="77777777" w:rsidR="0068615E" w:rsidRDefault="0068615E" w:rsidP="00B52203">
            <w:pPr>
              <w:rPr>
                <w:rFonts w:ascii="Arial" w:hAnsi="Arial"/>
                <w:sz w:val="24"/>
              </w:rPr>
            </w:pPr>
            <w:r>
              <w:rPr>
                <w:rFonts w:ascii="Arial" w:hAnsi="Arial"/>
                <w:sz w:val="24"/>
              </w:rPr>
              <w:t>(anything else to say)</w:t>
            </w:r>
          </w:p>
        </w:tc>
      </w:tr>
    </w:tbl>
    <w:p w14:paraId="662BC4F0" w14:textId="77777777" w:rsidR="0068615E" w:rsidRDefault="0068615E" w:rsidP="0068615E">
      <w:pPr>
        <w:pStyle w:val="Heading1"/>
      </w:pPr>
      <w:bookmarkStart w:id="622" w:name="_Toc354906434"/>
      <w:bookmarkStart w:id="623" w:name="_Toc354906591"/>
      <w:bookmarkStart w:id="624" w:name="_Toc354916035"/>
      <w:bookmarkStart w:id="625" w:name="_Toc354916287"/>
      <w:bookmarkStart w:id="626" w:name="_Toc354916674"/>
      <w:bookmarkStart w:id="627" w:name="_Toc354916898"/>
      <w:bookmarkStart w:id="628" w:name="_Toc354917264"/>
      <w:bookmarkStart w:id="629" w:name="_Toc354918232"/>
      <w:bookmarkStart w:id="630" w:name="_Toc354918355"/>
      <w:bookmarkStart w:id="631" w:name="_Toc354918406"/>
      <w:bookmarkStart w:id="632" w:name="_Toc354966362"/>
      <w:bookmarkStart w:id="633" w:name="_Toc354966577"/>
      <w:bookmarkStart w:id="634" w:name="_Toc354966905"/>
      <w:bookmarkStart w:id="635" w:name="_Toc354973159"/>
      <w:bookmarkStart w:id="636" w:name="_Toc355499598"/>
      <w:bookmarkStart w:id="637" w:name="_Toc355499665"/>
      <w:bookmarkStart w:id="638" w:name="_Toc355602873"/>
      <w:bookmarkStart w:id="639" w:name="_Toc355658675"/>
      <w:bookmarkStart w:id="640" w:name="_Toc355660868"/>
      <w:bookmarkStart w:id="641" w:name="_Toc355755992"/>
      <w:bookmarkStart w:id="642" w:name="_Toc355756454"/>
      <w:bookmarkStart w:id="643" w:name="_Toc355760174"/>
      <w:bookmarkStart w:id="644" w:name="_Toc355761014"/>
      <w:bookmarkStart w:id="645" w:name="_Toc355762892"/>
      <w:bookmarkStart w:id="646" w:name="_Toc355762947"/>
      <w:bookmarkStart w:id="647" w:name="_Toc355774464"/>
      <w:bookmarkStart w:id="648" w:name="_Toc355774520"/>
      <w:bookmarkStart w:id="649" w:name="_Toc359137655"/>
      <w:bookmarkStart w:id="650" w:name="_Toc360411889"/>
      <w:bookmarkStart w:id="651" w:name="_Toc360589916"/>
      <w:bookmarkStart w:id="652" w:name="_Toc360600190"/>
      <w:bookmarkStart w:id="653" w:name="_Toc361620151"/>
      <w:bookmarkStart w:id="654" w:name="_Toc401970809"/>
      <w:bookmarkStart w:id="655" w:name="_Toc429309712"/>
      <w:bookmarkStart w:id="656" w:name="_Toc483877195"/>
      <w:bookmarkStart w:id="657" w:name="_Toc492803961"/>
      <w:bookmarkStart w:id="658" w:name="_Toc493066728"/>
      <w:bookmarkStart w:id="659" w:name="_Toc507322852"/>
      <w:bookmarkStart w:id="660" w:name="_Toc35496803"/>
      <w:bookmarkStart w:id="661" w:name="_Toc354906444"/>
      <w:bookmarkStart w:id="662" w:name="_Toc354906601"/>
      <w:bookmarkStart w:id="663" w:name="_Toc354916045"/>
      <w:bookmarkStart w:id="664" w:name="_Toc354916297"/>
      <w:bookmarkStart w:id="665" w:name="_Toc354916684"/>
      <w:bookmarkStart w:id="666" w:name="_Toc354916908"/>
      <w:bookmarkStart w:id="667" w:name="_Toc354917274"/>
      <w:bookmarkStart w:id="668" w:name="_Toc354918242"/>
      <w:bookmarkStart w:id="669" w:name="_Toc354918365"/>
      <w:bookmarkStart w:id="670" w:name="_Toc354918416"/>
      <w:bookmarkStart w:id="671" w:name="_Toc354966372"/>
      <w:bookmarkStart w:id="672" w:name="_Toc354966587"/>
      <w:bookmarkStart w:id="673" w:name="_Toc354966915"/>
      <w:bookmarkStart w:id="674" w:name="_Toc354973169"/>
      <w:bookmarkStart w:id="675" w:name="_Toc355499608"/>
      <w:bookmarkStart w:id="676" w:name="_Toc355499675"/>
      <w:bookmarkStart w:id="677" w:name="_Toc355602883"/>
      <w:bookmarkStart w:id="678" w:name="_Toc355658685"/>
      <w:bookmarkStart w:id="679" w:name="_Toc355660878"/>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t>Disaster Recovery</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r>
        <w:t xml:space="preserve">  </w:t>
      </w:r>
    </w:p>
    <w:p w14:paraId="382F1104" w14:textId="77777777" w:rsidR="00536FC1" w:rsidRDefault="00536FC1" w:rsidP="00426801">
      <w:pPr>
        <w:rPr>
          <w:rFonts w:ascii="Calibri Light" w:hAnsi="Calibri Light" w:cs="Calibri Light"/>
          <w:b/>
          <w:sz w:val="22"/>
          <w:szCs w:val="22"/>
        </w:rPr>
      </w:pPr>
      <w:bookmarkStart w:id="680" w:name="_Hlk35495579"/>
      <w:bookmarkStart w:id="681" w:name="_Toc507322853"/>
      <w:r>
        <w:rPr>
          <w:rFonts w:ascii="Calibri Light" w:hAnsi="Calibri Light" w:cs="Calibri Light"/>
          <w:b/>
          <w:sz w:val="22"/>
          <w:szCs w:val="22"/>
        </w:rPr>
        <w:lastRenderedPageBreak/>
        <w:t xml:space="preserve">Environment: </w:t>
      </w:r>
      <w:r w:rsidRPr="005E39DF">
        <w:rPr>
          <w:rFonts w:ascii="Calibri Light" w:hAnsi="Calibri Light" w:cs="Calibri Light"/>
          <w:sz w:val="22"/>
          <w:szCs w:val="22"/>
        </w:rPr>
        <w:t>PROD</w:t>
      </w:r>
    </w:p>
    <w:p w14:paraId="00AC9A87" w14:textId="77777777" w:rsidR="00426801" w:rsidRDefault="00426801" w:rsidP="00426801">
      <w:pPr>
        <w:rPr>
          <w:rFonts w:ascii="Calibri Light" w:hAnsi="Calibri Light" w:cs="Calibri Light"/>
          <w:sz w:val="22"/>
          <w:szCs w:val="22"/>
        </w:rPr>
      </w:pPr>
      <w:r w:rsidRPr="0037574E">
        <w:rPr>
          <w:rFonts w:ascii="Calibri Light" w:hAnsi="Calibri Light" w:cs="Calibri Light"/>
          <w:b/>
          <w:sz w:val="22"/>
          <w:szCs w:val="22"/>
        </w:rPr>
        <w:t>Region:</w:t>
      </w:r>
      <w:r>
        <w:rPr>
          <w:rFonts w:ascii="Calibri Light" w:hAnsi="Calibri Light" w:cs="Calibri Light"/>
          <w:sz w:val="22"/>
          <w:szCs w:val="22"/>
        </w:rPr>
        <w:t xml:space="preserve"> </w:t>
      </w:r>
      <w:r w:rsidR="007C161E" w:rsidRPr="007C161E">
        <w:rPr>
          <w:rFonts w:ascii="Calibri Light" w:hAnsi="Calibri Light" w:cs="Calibri Light"/>
          <w:sz w:val="22"/>
          <w:szCs w:val="22"/>
        </w:rPr>
        <w:t>North Central US</w:t>
      </w:r>
    </w:p>
    <w:p w14:paraId="78B0D8DF" w14:textId="77777777" w:rsidR="00426801" w:rsidRDefault="00426801" w:rsidP="00426801">
      <w:pPr>
        <w:rPr>
          <w:rFonts w:ascii="Calibri Light" w:hAnsi="Calibri Light" w:cs="Calibri Light"/>
          <w:sz w:val="22"/>
          <w:szCs w:val="22"/>
        </w:rPr>
      </w:pPr>
      <w:r w:rsidRPr="0037574E">
        <w:rPr>
          <w:rFonts w:ascii="Calibri Light" w:hAnsi="Calibri Light" w:cs="Calibri Light"/>
          <w:b/>
          <w:sz w:val="22"/>
          <w:szCs w:val="22"/>
        </w:rPr>
        <w:t>DR Region:</w:t>
      </w:r>
      <w:r>
        <w:rPr>
          <w:rFonts w:ascii="Calibri Light" w:hAnsi="Calibri Light" w:cs="Calibri Light"/>
          <w:sz w:val="22"/>
          <w:szCs w:val="22"/>
        </w:rPr>
        <w:t xml:space="preserve"> </w:t>
      </w:r>
      <w:r w:rsidR="00536FC1" w:rsidRPr="00536FC1">
        <w:rPr>
          <w:rFonts w:ascii="Calibri Light" w:hAnsi="Calibri Light" w:cs="Calibri Light"/>
          <w:sz w:val="22"/>
          <w:szCs w:val="22"/>
        </w:rPr>
        <w:t>South Central US</w:t>
      </w:r>
    </w:p>
    <w:p w14:paraId="337CED2F" w14:textId="77777777" w:rsidR="001D65F7" w:rsidRDefault="00426801" w:rsidP="00426801">
      <w:pPr>
        <w:jc w:val="both"/>
        <w:rPr>
          <w:rFonts w:ascii="Calibri Light" w:hAnsi="Calibri Light" w:cs="Calibri Light"/>
          <w:b/>
          <w:sz w:val="22"/>
          <w:szCs w:val="22"/>
        </w:rPr>
      </w:pPr>
      <w:r w:rsidRPr="0023234C">
        <w:rPr>
          <w:rFonts w:ascii="Calibri Light" w:hAnsi="Calibri Light" w:cs="Calibri Light"/>
          <w:b/>
          <w:sz w:val="22"/>
          <w:szCs w:val="22"/>
          <w:highlight w:val="yellow"/>
        </w:rPr>
        <w:t>DR Additions:</w:t>
      </w:r>
      <w:r>
        <w:rPr>
          <w:rFonts w:ascii="Calibri Light" w:hAnsi="Calibri Light" w:cs="Calibri Light"/>
          <w:b/>
          <w:sz w:val="22"/>
          <w:szCs w:val="22"/>
        </w:rPr>
        <w:t xml:space="preserve"> </w:t>
      </w:r>
      <w:r w:rsidRPr="007776F2">
        <w:rPr>
          <w:rFonts w:ascii="Calibri Light" w:hAnsi="Calibri Light" w:cs="Calibri Light"/>
          <w:b/>
          <w:sz w:val="22"/>
          <w:szCs w:val="22"/>
        </w:rPr>
        <w:t>Geo-Replication Enabled</w:t>
      </w:r>
    </w:p>
    <w:p w14:paraId="5AA3E0FD" w14:textId="77777777" w:rsidR="008341B0" w:rsidRDefault="00426801" w:rsidP="001D65F7">
      <w:pPr>
        <w:jc w:val="both"/>
        <w:rPr>
          <w:rFonts w:ascii="Calibri Light" w:hAnsi="Calibri Light" w:cs="Calibri Light"/>
          <w:b/>
          <w:sz w:val="22"/>
          <w:szCs w:val="22"/>
        </w:rPr>
      </w:pPr>
      <w:r w:rsidRPr="007776F2">
        <w:rPr>
          <w:rFonts w:ascii="Calibri Light" w:hAnsi="Calibri Light" w:cs="Calibri Light"/>
          <w:b/>
          <w:sz w:val="22"/>
          <w:szCs w:val="22"/>
          <w:highlight w:val="yellow"/>
        </w:rPr>
        <w:t>Note:</w:t>
      </w:r>
      <w:r>
        <w:rPr>
          <w:rFonts w:ascii="Calibri Light" w:hAnsi="Calibri Light" w:cs="Calibri Light"/>
          <w:b/>
          <w:sz w:val="22"/>
          <w:szCs w:val="22"/>
        </w:rPr>
        <w:t xml:space="preserve"> </w:t>
      </w:r>
      <w:r w:rsidRPr="007776F2">
        <w:rPr>
          <w:rFonts w:ascii="Calibri Light" w:hAnsi="Calibri Light" w:cs="Calibri Light"/>
          <w:b/>
          <w:sz w:val="22"/>
          <w:szCs w:val="22"/>
        </w:rPr>
        <w:t>No RI Option Available in Azure</w:t>
      </w:r>
    </w:p>
    <w:p w14:paraId="5BFB3D99" w14:textId="77777777" w:rsidR="008341B0" w:rsidRDefault="00426801" w:rsidP="008341B0">
      <w:pPr>
        <w:jc w:val="both"/>
        <w:rPr>
          <w:rFonts w:ascii="Calibri Light" w:hAnsi="Calibri Light" w:cs="Calibri Light"/>
          <w:sz w:val="22"/>
          <w:szCs w:val="22"/>
        </w:rPr>
      </w:pPr>
      <w:r w:rsidRPr="00E65568">
        <w:rPr>
          <w:rFonts w:ascii="Calibri Light" w:hAnsi="Calibri Light" w:cs="Calibri Light"/>
          <w:sz w:val="22"/>
          <w:szCs w:val="22"/>
        </w:rPr>
        <w:t>High availability (HA) and disaster recovery (DR) can sometimes be combined, although each has a slightly different strategy, especially when it comes to data. Data Lake Storage Gen2 already handles 3x replication under the hood to guard against localized hardware failures.</w:t>
      </w:r>
    </w:p>
    <w:p w14:paraId="507701CE" w14:textId="77777777" w:rsidR="00A36B00" w:rsidRDefault="00A6567A" w:rsidP="008341B0">
      <w:pPr>
        <w:jc w:val="both"/>
      </w:pPr>
      <w:hyperlink r:id="rId22" w:history="1">
        <w:r w:rsidR="00426801" w:rsidRPr="002C42C9">
          <w:rPr>
            <w:rStyle w:val="Hyperlink"/>
            <w:rFonts w:ascii="Calibri Light" w:hAnsi="Calibri Light" w:cs="Calibri Light"/>
            <w:sz w:val="22"/>
            <w:szCs w:val="22"/>
          </w:rPr>
          <w:t>https://docs.microsoft.com/en-us/azure/storage/blobs/data-lake-storage-best-practices</w:t>
        </w:r>
      </w:hyperlink>
      <w:bookmarkEnd w:id="680"/>
      <w:r w:rsidR="00426801">
        <w:rPr>
          <w:rFonts w:ascii="Calibri Light" w:hAnsi="Calibri Light" w:cs="Calibri Light"/>
          <w:sz w:val="22"/>
          <w:szCs w:val="22"/>
        </w:rPr>
        <w:t xml:space="preserve"> </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1"/>
    </w:p>
    <w:p w14:paraId="008D12E8" w14:textId="77777777" w:rsidR="00830566" w:rsidRDefault="00936BC4" w:rsidP="00830566">
      <w:pPr>
        <w:pStyle w:val="Heading1"/>
      </w:pPr>
      <w:bookmarkStart w:id="682" w:name="_Toc35496804"/>
      <w:bookmarkStart w:id="683" w:name="_Toc396097333"/>
      <w:bookmarkStart w:id="684" w:name="_Toc401970811"/>
      <w:bookmarkStart w:id="685" w:name="_Toc429309714"/>
      <w:bookmarkStart w:id="686" w:name="_Toc354906565"/>
      <w:bookmarkStart w:id="687" w:name="_Toc354916009"/>
      <w:bookmarkStart w:id="688" w:name="_Toc354916261"/>
      <w:bookmarkStart w:id="689" w:name="_Toc354916648"/>
      <w:bookmarkStart w:id="690" w:name="_Toc354916869"/>
      <w:bookmarkStart w:id="691" w:name="_Toc354917232"/>
      <w:bookmarkStart w:id="692" w:name="_Toc354918200"/>
      <w:bookmarkStart w:id="693" w:name="_Toc354918323"/>
      <w:bookmarkStart w:id="694" w:name="_Toc354918374"/>
      <w:bookmarkStart w:id="695" w:name="_Toc354966330"/>
      <w:bookmarkStart w:id="696" w:name="_Toc354966545"/>
      <w:bookmarkStart w:id="697" w:name="_Toc354966873"/>
      <w:bookmarkStart w:id="698" w:name="_Toc354973127"/>
      <w:bookmarkStart w:id="699" w:name="_Toc355499566"/>
      <w:bookmarkStart w:id="700" w:name="_Toc355499633"/>
      <w:bookmarkStart w:id="701" w:name="_Toc355602837"/>
      <w:bookmarkStart w:id="702" w:name="_Toc355658639"/>
      <w:bookmarkStart w:id="703" w:name="_Toc355660832"/>
      <w:bookmarkStart w:id="704" w:name="_Toc355755947"/>
      <w:bookmarkStart w:id="705" w:name="_Toc355756409"/>
      <w:bookmarkStart w:id="706" w:name="_Toc355760128"/>
      <w:bookmarkStart w:id="707" w:name="_Toc355760968"/>
      <w:bookmarkStart w:id="708" w:name="_Toc355762846"/>
      <w:bookmarkStart w:id="709" w:name="_Toc355762901"/>
      <w:bookmarkStart w:id="710" w:name="_Toc355774417"/>
      <w:bookmarkStart w:id="711" w:name="_Toc355774473"/>
      <w:bookmarkStart w:id="712" w:name="_Toc359137608"/>
      <w:bookmarkStart w:id="713" w:name="_Toc360411842"/>
      <w:bookmarkStart w:id="714" w:name="_Toc360589869"/>
      <w:bookmarkStart w:id="715" w:name="_Toc360600143"/>
      <w:bookmarkStart w:id="716" w:name="_Toc361620103"/>
      <w:bookmarkStart w:id="717" w:name="_Toc401970742"/>
      <w:bookmarkStart w:id="718" w:name="_Toc429309599"/>
      <w:bookmarkStart w:id="719" w:name="_Toc483877103"/>
      <w:r>
        <w:t xml:space="preserve">Incident </w:t>
      </w:r>
      <w:r w:rsidRPr="00113437">
        <w:t>Management</w:t>
      </w:r>
      <w:bookmarkEnd w:id="682"/>
    </w:p>
    <w:p w14:paraId="3F1B044E" w14:textId="77777777" w:rsidR="00936BC4" w:rsidRDefault="000B570B" w:rsidP="00830566">
      <w:r w:rsidRPr="002926F9">
        <w:rPr>
          <w:noProof/>
        </w:rPr>
        <w:drawing>
          <wp:inline distT="0" distB="0" distL="0" distR="0" wp14:anchorId="4E242CE0" wp14:editId="5CDA5A8D">
            <wp:extent cx="6858000" cy="334200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6858000" cy="3342005"/>
                    </a:xfrm>
                    <a:prstGeom prst="rect">
                      <a:avLst/>
                    </a:prstGeom>
                  </pic:spPr>
                </pic:pic>
              </a:graphicData>
            </a:graphic>
          </wp:inline>
        </w:drawing>
      </w:r>
    </w:p>
    <w:p w14:paraId="0A80FCC2" w14:textId="77777777" w:rsidR="008341B0" w:rsidRDefault="008341B0">
      <w:pPr>
        <w:spacing w:before="0" w:after="160" w:line="259" w:lineRule="auto"/>
        <w:rPr>
          <w:rFonts w:ascii="Arial" w:hAnsi="Arial"/>
          <w:b/>
          <w:sz w:val="24"/>
          <w:u w:val="single"/>
        </w:rPr>
      </w:pPr>
      <w:r>
        <w:br w:type="page"/>
      </w:r>
    </w:p>
    <w:p w14:paraId="116D43F2" w14:textId="77777777" w:rsidR="00830566" w:rsidRDefault="000B570B" w:rsidP="00830566">
      <w:pPr>
        <w:pStyle w:val="Heading1"/>
      </w:pPr>
      <w:bookmarkStart w:id="720" w:name="_Toc35496805"/>
      <w:r>
        <w:lastRenderedPageBreak/>
        <w:t>Problem Management</w:t>
      </w:r>
      <w:bookmarkEnd w:id="720"/>
    </w:p>
    <w:p w14:paraId="27D44780" w14:textId="77777777" w:rsidR="000B570B" w:rsidRPr="000B570B" w:rsidRDefault="000B570B" w:rsidP="00830566">
      <w:r w:rsidRPr="00E00A00">
        <w:rPr>
          <w:noProof/>
        </w:rPr>
        <w:drawing>
          <wp:inline distT="0" distB="0" distL="0" distR="0" wp14:anchorId="3FD0B082" wp14:editId="44104A89">
            <wp:extent cx="6858000" cy="331851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stretch>
                      <a:fillRect/>
                    </a:stretch>
                  </pic:blipFill>
                  <pic:spPr>
                    <a:xfrm>
                      <a:off x="0" y="0"/>
                      <a:ext cx="6858000" cy="3318510"/>
                    </a:xfrm>
                    <a:prstGeom prst="rect">
                      <a:avLst/>
                    </a:prstGeom>
                  </pic:spPr>
                </pic:pic>
              </a:graphicData>
            </a:graphic>
          </wp:inline>
        </w:drawing>
      </w:r>
    </w:p>
    <w:p w14:paraId="15C7AFE7" w14:textId="77777777" w:rsidR="00A745A9" w:rsidRDefault="00A745A9">
      <w:pPr>
        <w:spacing w:before="0" w:after="160" w:line="259" w:lineRule="auto"/>
        <w:rPr>
          <w:rFonts w:ascii="Arial" w:hAnsi="Arial"/>
          <w:b/>
          <w:sz w:val="24"/>
          <w:u w:val="single"/>
        </w:rPr>
      </w:pPr>
    </w:p>
    <w:p w14:paraId="28B3DF73" w14:textId="77777777" w:rsidR="00936BC4" w:rsidRDefault="00936BC4" w:rsidP="000B570B">
      <w:pPr>
        <w:pStyle w:val="Heading1"/>
      </w:pPr>
      <w:bookmarkStart w:id="721" w:name="_Toc35496806"/>
      <w:r>
        <w:t xml:space="preserve">Service </w:t>
      </w:r>
      <w:r w:rsidRPr="000B570B">
        <w:t>Management</w:t>
      </w:r>
      <w:bookmarkEnd w:id="721"/>
    </w:p>
    <w:p w14:paraId="179010E7" w14:textId="77777777" w:rsidR="00113437" w:rsidRDefault="00E00A00" w:rsidP="00830566">
      <w:bookmarkStart w:id="722" w:name="_Toc507322871"/>
      <w:r w:rsidRPr="00E00A00">
        <w:rPr>
          <w:noProof/>
        </w:rPr>
        <w:drawing>
          <wp:inline distT="0" distB="0" distL="0" distR="0" wp14:anchorId="40084568" wp14:editId="185B863E">
            <wp:extent cx="6858000" cy="3306445"/>
            <wp:effectExtent l="0" t="0" r="0" b="82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6858000" cy="3306445"/>
                    </a:xfrm>
                    <a:prstGeom prst="rect">
                      <a:avLst/>
                    </a:prstGeom>
                  </pic:spPr>
                </pic:pic>
              </a:graphicData>
            </a:graphic>
          </wp:inline>
        </w:drawing>
      </w:r>
    </w:p>
    <w:p w14:paraId="0CE52465" w14:textId="77777777" w:rsidR="00113437" w:rsidRDefault="00113437" w:rsidP="00113437"/>
    <w:p w14:paraId="4DB1EC31" w14:textId="77777777" w:rsidR="008341B0" w:rsidRDefault="008341B0">
      <w:pPr>
        <w:spacing w:before="0" w:after="160" w:line="259" w:lineRule="auto"/>
        <w:rPr>
          <w:rFonts w:ascii="Arial" w:hAnsi="Arial"/>
          <w:b/>
          <w:sz w:val="24"/>
          <w:u w:val="single"/>
        </w:rPr>
      </w:pPr>
      <w:r>
        <w:br w:type="page"/>
      </w:r>
    </w:p>
    <w:p w14:paraId="3DBEE1CD" w14:textId="77777777" w:rsidR="0068615E" w:rsidRDefault="0068615E" w:rsidP="00113437">
      <w:pPr>
        <w:pStyle w:val="Heading1"/>
      </w:pPr>
      <w:bookmarkStart w:id="723" w:name="_Toc35496807"/>
      <w:r>
        <w:lastRenderedPageBreak/>
        <w:t>Contact Lists</w:t>
      </w:r>
      <w:bookmarkStart w:id="724" w:name="_Toc420907655"/>
      <w:bookmarkStart w:id="725" w:name="_Toc468874291"/>
      <w:bookmarkStart w:id="726" w:name="_Toc468874382"/>
      <w:bookmarkStart w:id="727" w:name="_Toc483370735"/>
      <w:bookmarkEnd w:id="722"/>
      <w:bookmarkEnd w:id="723"/>
    </w:p>
    <w:p w14:paraId="5EE952AF" w14:textId="77777777" w:rsidR="005526F5" w:rsidRDefault="005526F5" w:rsidP="005526F5">
      <w:pPr>
        <w:ind w:left="576"/>
        <w:rPr>
          <w:rFonts w:ascii="Arial" w:hAnsi="Arial"/>
          <w:sz w:val="22"/>
        </w:rPr>
      </w:pPr>
    </w:p>
    <w:tbl>
      <w:tblPr>
        <w:tblStyle w:val="TableGridLight"/>
        <w:tblW w:w="10193" w:type="dxa"/>
        <w:tblInd w:w="-5" w:type="dxa"/>
        <w:tblLayout w:type="fixed"/>
        <w:tblLook w:val="04A0" w:firstRow="1" w:lastRow="0" w:firstColumn="1" w:lastColumn="0" w:noHBand="0" w:noVBand="1"/>
      </w:tblPr>
      <w:tblGrid>
        <w:gridCol w:w="2700"/>
        <w:gridCol w:w="2250"/>
        <w:gridCol w:w="5243"/>
      </w:tblGrid>
      <w:tr w:rsidR="00E16475" w:rsidRPr="00636E75" w14:paraId="18428E03" w14:textId="77777777" w:rsidTr="00CF2122">
        <w:trPr>
          <w:trHeight w:val="300"/>
        </w:trPr>
        <w:tc>
          <w:tcPr>
            <w:tcW w:w="2700" w:type="dxa"/>
            <w:shd w:val="clear" w:color="auto" w:fill="D9D9D9" w:themeFill="background1" w:themeFillShade="D9"/>
            <w:noWrap/>
            <w:hideMark/>
          </w:tcPr>
          <w:p w14:paraId="3815DBEA" w14:textId="77777777" w:rsidR="00E16475" w:rsidRPr="00636E75" w:rsidRDefault="00E16475" w:rsidP="00CF2122">
            <w:pPr>
              <w:jc w:val="center"/>
              <w:rPr>
                <w:rFonts w:asciiTheme="minorHAnsi" w:hAnsiTheme="minorHAnsi" w:cs="Calibri"/>
                <w:b/>
                <w:bCs/>
              </w:rPr>
            </w:pPr>
            <w:r w:rsidRPr="00636E75">
              <w:rPr>
                <w:rFonts w:asciiTheme="minorHAnsi" w:hAnsiTheme="minorHAnsi" w:cs="Calibri"/>
                <w:b/>
                <w:bCs/>
              </w:rPr>
              <w:t>Contacts</w:t>
            </w:r>
          </w:p>
        </w:tc>
        <w:tc>
          <w:tcPr>
            <w:tcW w:w="2250" w:type="dxa"/>
            <w:shd w:val="clear" w:color="auto" w:fill="D9D9D9" w:themeFill="background1" w:themeFillShade="D9"/>
            <w:noWrap/>
            <w:hideMark/>
          </w:tcPr>
          <w:p w14:paraId="39A27FC4" w14:textId="77777777" w:rsidR="00E16475" w:rsidRPr="00636E75" w:rsidRDefault="00E16475" w:rsidP="00CF2122">
            <w:pPr>
              <w:jc w:val="center"/>
              <w:rPr>
                <w:rFonts w:asciiTheme="minorHAnsi" w:hAnsiTheme="minorHAnsi" w:cs="Calibri"/>
                <w:b/>
                <w:bCs/>
              </w:rPr>
            </w:pPr>
            <w:r w:rsidRPr="00636E75">
              <w:rPr>
                <w:rFonts w:asciiTheme="minorHAnsi" w:hAnsiTheme="minorHAnsi" w:cs="Calibri"/>
                <w:b/>
                <w:bCs/>
              </w:rPr>
              <w:t xml:space="preserve">Weekdays </w:t>
            </w:r>
          </w:p>
          <w:p w14:paraId="2A0C614A" w14:textId="77777777" w:rsidR="00E16475" w:rsidRPr="00636E75" w:rsidRDefault="00E16475" w:rsidP="00CF2122">
            <w:pPr>
              <w:jc w:val="center"/>
              <w:rPr>
                <w:rFonts w:asciiTheme="minorHAnsi" w:hAnsiTheme="minorHAnsi" w:cs="Calibri"/>
                <w:b/>
                <w:bCs/>
              </w:rPr>
            </w:pPr>
            <w:r w:rsidRPr="00636E75">
              <w:rPr>
                <w:rFonts w:asciiTheme="minorHAnsi" w:hAnsiTheme="minorHAnsi" w:cs="Calibri"/>
                <w:b/>
                <w:bCs/>
              </w:rPr>
              <w:t>9 AM – 6 PM EST</w:t>
            </w:r>
          </w:p>
        </w:tc>
        <w:tc>
          <w:tcPr>
            <w:tcW w:w="5243" w:type="dxa"/>
            <w:shd w:val="clear" w:color="auto" w:fill="D9D9D9" w:themeFill="background1" w:themeFillShade="D9"/>
            <w:noWrap/>
          </w:tcPr>
          <w:p w14:paraId="37FD1A9E" w14:textId="77777777" w:rsidR="00E16475" w:rsidRPr="00636E75" w:rsidRDefault="00E16475" w:rsidP="00CF2122">
            <w:pPr>
              <w:jc w:val="center"/>
              <w:rPr>
                <w:rFonts w:asciiTheme="minorHAnsi" w:hAnsiTheme="minorHAnsi" w:cs="Calibri"/>
                <w:b/>
                <w:bCs/>
              </w:rPr>
            </w:pPr>
            <w:r w:rsidRPr="00636E75">
              <w:rPr>
                <w:rFonts w:asciiTheme="minorHAnsi" w:hAnsiTheme="minorHAnsi" w:cs="Calibri"/>
                <w:b/>
                <w:bCs/>
              </w:rPr>
              <w:t xml:space="preserve">Weekdays 6 PM- 9AM EST and </w:t>
            </w:r>
          </w:p>
          <w:p w14:paraId="03F2E4DC" w14:textId="77777777" w:rsidR="00E16475" w:rsidRPr="00636E75" w:rsidRDefault="00E16475" w:rsidP="00CF2122">
            <w:pPr>
              <w:jc w:val="center"/>
              <w:rPr>
                <w:rFonts w:asciiTheme="minorHAnsi" w:hAnsiTheme="minorHAnsi" w:cs="Calibri"/>
                <w:b/>
                <w:bCs/>
              </w:rPr>
            </w:pPr>
            <w:r w:rsidRPr="00636E75">
              <w:rPr>
                <w:rFonts w:asciiTheme="minorHAnsi" w:hAnsiTheme="minorHAnsi" w:cs="Calibri"/>
                <w:b/>
                <w:bCs/>
              </w:rPr>
              <w:t>Weekends</w:t>
            </w:r>
          </w:p>
        </w:tc>
      </w:tr>
      <w:tr w:rsidR="00E16475" w:rsidRPr="00636E75" w14:paraId="0EA5A3D0" w14:textId="77777777" w:rsidTr="00CF2122">
        <w:trPr>
          <w:trHeight w:val="2294"/>
        </w:trPr>
        <w:tc>
          <w:tcPr>
            <w:tcW w:w="2700" w:type="dxa"/>
            <w:vAlign w:val="center"/>
          </w:tcPr>
          <w:p w14:paraId="4C4EC482" w14:textId="77777777" w:rsidR="00E16475" w:rsidRPr="00636E75" w:rsidRDefault="00E16475" w:rsidP="00CF2122">
            <w:pPr>
              <w:jc w:val="center"/>
              <w:rPr>
                <w:rFonts w:ascii="Calibri Light" w:hAnsi="Calibri Light" w:cs="Calibri Light"/>
                <w:bCs/>
              </w:rPr>
            </w:pPr>
            <w:r w:rsidRPr="00636E75">
              <w:rPr>
                <w:rFonts w:ascii="Calibri Light" w:hAnsi="Calibri Light" w:cs="Calibri Light"/>
                <w:bCs/>
              </w:rPr>
              <w:t xml:space="preserve">Escalation Contacts </w:t>
            </w:r>
            <w:r w:rsidR="008341B0">
              <w:rPr>
                <w:rFonts w:ascii="Calibri Light" w:hAnsi="Calibri Light" w:cs="Calibri Light"/>
                <w:bCs/>
              </w:rPr>
              <w:t xml:space="preserve">for GRID </w:t>
            </w:r>
            <w:r w:rsidRPr="00636E75">
              <w:rPr>
                <w:rFonts w:ascii="Calibri Light" w:hAnsi="Calibri Light" w:cs="Calibri Light"/>
                <w:bCs/>
              </w:rPr>
              <w:t>Application Management</w:t>
            </w:r>
          </w:p>
          <w:p w14:paraId="04D58AA5" w14:textId="77777777" w:rsidR="00E16475" w:rsidRPr="00636E75" w:rsidRDefault="00E16475" w:rsidP="00CF2122">
            <w:pPr>
              <w:jc w:val="center"/>
              <w:rPr>
                <w:rFonts w:ascii="Calibri Light" w:hAnsi="Calibri Light" w:cs="Calibri Light"/>
                <w:bCs/>
                <w:i/>
              </w:rPr>
            </w:pPr>
          </w:p>
        </w:tc>
        <w:tc>
          <w:tcPr>
            <w:tcW w:w="2250" w:type="dxa"/>
            <w:vAlign w:val="center"/>
          </w:tcPr>
          <w:p w14:paraId="0F348023"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Catherine Bhama</w:t>
            </w:r>
            <w:hyperlink r:id="rId26" w:history="1">
              <w:r w:rsidRPr="00636E75">
                <w:rPr>
                  <w:rStyle w:val="Hyperlink"/>
                  <w:color w:val="auto"/>
                </w:rPr>
                <w:t xml:space="preserve"> </w:t>
              </w:r>
              <w:r w:rsidRPr="00636E75">
                <w:rPr>
                  <w:rStyle w:val="Hyperlink"/>
                  <w:rFonts w:ascii="Calibri Light" w:hAnsi="Calibri Light" w:cs="Calibri Light"/>
                  <w:color w:val="auto"/>
                </w:rPr>
                <w:t>bcatherine@metlife.com</w:t>
              </w:r>
            </w:hyperlink>
          </w:p>
          <w:p w14:paraId="6C2467EC"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Office: 973-355-4136</w:t>
            </w:r>
          </w:p>
          <w:p w14:paraId="4BB3C531"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Cell: 908-636-0419</w:t>
            </w:r>
          </w:p>
          <w:p w14:paraId="4AA0B766" w14:textId="77777777" w:rsidR="00E16475" w:rsidRPr="00636E75" w:rsidRDefault="00E16475" w:rsidP="00CF2122">
            <w:pPr>
              <w:jc w:val="center"/>
              <w:rPr>
                <w:rFonts w:ascii="Calibri Light" w:hAnsi="Calibri Light" w:cs="Calibri Light"/>
              </w:rPr>
            </w:pPr>
          </w:p>
          <w:p w14:paraId="12A8B2A7"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Jiaqiao</w:t>
            </w:r>
            <w:hyperlink r:id="rId27" w:history="1">
              <w:r w:rsidRPr="00636E75">
                <w:rPr>
                  <w:rFonts w:ascii="Calibri Light" w:hAnsi="Calibri Light" w:cs="Calibri Light"/>
                </w:rPr>
                <w:t xml:space="preserve"> Zeng</w:t>
              </w:r>
              <w:r w:rsidRPr="00636E75">
                <w:t xml:space="preserve"> </w:t>
              </w:r>
              <w:r w:rsidRPr="00636E75">
                <w:rPr>
                  <w:rStyle w:val="Hyperlink"/>
                  <w:rFonts w:ascii="Calibri Light" w:hAnsi="Calibri Light" w:cs="Calibri Light"/>
                  <w:color w:val="auto"/>
                </w:rPr>
                <w:t>jzeng1@metlife.com</w:t>
              </w:r>
            </w:hyperlink>
          </w:p>
          <w:p w14:paraId="6CDA680A"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Office: 973-355-4054</w:t>
            </w:r>
          </w:p>
          <w:p w14:paraId="11D62A64"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 xml:space="preserve">Cell: </w:t>
            </w:r>
          </w:p>
          <w:p w14:paraId="60250163" w14:textId="77777777" w:rsidR="00E16475" w:rsidRPr="00636E75" w:rsidRDefault="00E16475" w:rsidP="00CF2122">
            <w:pPr>
              <w:jc w:val="center"/>
              <w:rPr>
                <w:rFonts w:ascii="Calibri Light" w:hAnsi="Calibri Light" w:cs="Calibri Light"/>
              </w:rPr>
            </w:pPr>
          </w:p>
          <w:p w14:paraId="06B3229D"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Francesco Puntillo</w:t>
            </w:r>
          </w:p>
          <w:p w14:paraId="214386E0" w14:textId="77777777" w:rsidR="00E16475" w:rsidRPr="00636E75" w:rsidRDefault="00A6567A" w:rsidP="00CF2122">
            <w:pPr>
              <w:jc w:val="center"/>
              <w:rPr>
                <w:rFonts w:ascii="Calibri Light" w:hAnsi="Calibri Light" w:cs="Calibri Light"/>
              </w:rPr>
            </w:pPr>
            <w:hyperlink r:id="rId28" w:history="1">
              <w:r w:rsidR="00E16475" w:rsidRPr="00636E75">
                <w:rPr>
                  <w:rStyle w:val="Hyperlink"/>
                  <w:rFonts w:ascii="Calibri Light" w:hAnsi="Calibri Light" w:cs="Calibri Light"/>
                  <w:color w:val="auto"/>
                </w:rPr>
                <w:t>fpuntillo@metlife.com</w:t>
              </w:r>
            </w:hyperlink>
          </w:p>
          <w:p w14:paraId="369A0ECD"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Office: 973-355-4220</w:t>
            </w:r>
          </w:p>
          <w:p w14:paraId="4F3696A1"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Cell: 908-340-7296</w:t>
            </w:r>
          </w:p>
        </w:tc>
        <w:tc>
          <w:tcPr>
            <w:tcW w:w="5243" w:type="dxa"/>
            <w:noWrap/>
            <w:vAlign w:val="center"/>
          </w:tcPr>
          <w:p w14:paraId="7C3D7540" w14:textId="77777777" w:rsidR="00E16475" w:rsidRPr="00E766AF" w:rsidRDefault="00E16475" w:rsidP="00CF2122">
            <w:pPr>
              <w:jc w:val="center"/>
              <w:rPr>
                <w:rFonts w:ascii="Calibri Light" w:hAnsi="Calibri Light" w:cs="Calibri Light"/>
              </w:rPr>
            </w:pPr>
            <w:r w:rsidRPr="00E766AF">
              <w:rPr>
                <w:rFonts w:ascii="Calibri Light" w:hAnsi="Calibri Light" w:cs="Calibri Light"/>
              </w:rPr>
              <w:t>Arun</w:t>
            </w:r>
          </w:p>
          <w:p w14:paraId="5CC8257D" w14:textId="77777777" w:rsidR="00E16475" w:rsidRPr="00636E75" w:rsidRDefault="00E16475" w:rsidP="00CF2122">
            <w:pPr>
              <w:jc w:val="center"/>
              <w:rPr>
                <w:rFonts w:ascii="Calibri Light" w:hAnsi="Calibri Light" w:cs="Calibri Light"/>
                <w:highlight w:val="yellow"/>
                <w:u w:val="single"/>
              </w:rPr>
            </w:pPr>
            <w:r w:rsidRPr="00636E75">
              <w:rPr>
                <w:rFonts w:ascii="Calibri Light" w:hAnsi="Calibri Light" w:cs="Calibri Light"/>
                <w:u w:val="single"/>
              </w:rPr>
              <w:t>sarun@metlife.com</w:t>
            </w:r>
            <w:r w:rsidRPr="00636E75">
              <w:rPr>
                <w:rFonts w:ascii="Calibri Light" w:hAnsi="Calibri Light" w:cs="Calibri Light"/>
                <w:highlight w:val="yellow"/>
                <w:u w:val="single"/>
              </w:rPr>
              <w:t xml:space="preserve"> </w:t>
            </w:r>
          </w:p>
          <w:p w14:paraId="05531563" w14:textId="77777777" w:rsidR="00E16475" w:rsidRPr="00E766AF" w:rsidRDefault="00E16475" w:rsidP="00CF2122">
            <w:pPr>
              <w:jc w:val="center"/>
              <w:rPr>
                <w:rFonts w:ascii="Calibri Light" w:hAnsi="Calibri Light" w:cs="Calibri Light"/>
              </w:rPr>
            </w:pPr>
            <w:r w:rsidRPr="00E766AF">
              <w:rPr>
                <w:rFonts w:ascii="Calibri Light" w:hAnsi="Calibri Light" w:cs="Calibri Light"/>
              </w:rPr>
              <w:t>Jhansi</w:t>
            </w:r>
          </w:p>
          <w:p w14:paraId="5F683CCC" w14:textId="77777777" w:rsidR="00E16475" w:rsidRPr="00636E75" w:rsidRDefault="00E16475" w:rsidP="00CF2122">
            <w:pPr>
              <w:jc w:val="center"/>
              <w:rPr>
                <w:rFonts w:ascii="Calibri Light" w:hAnsi="Calibri Light" w:cs="Calibri Light"/>
                <w:u w:val="single"/>
              </w:rPr>
            </w:pPr>
            <w:r w:rsidRPr="00636E75">
              <w:rPr>
                <w:rFonts w:ascii="Calibri Light" w:hAnsi="Calibri Light" w:cs="Calibri Light"/>
                <w:u w:val="single"/>
              </w:rPr>
              <w:t>jrani2@metlife.com</w:t>
            </w:r>
          </w:p>
          <w:p w14:paraId="3CF1430A" w14:textId="77777777" w:rsidR="00E16475" w:rsidRPr="00636E75" w:rsidRDefault="00E16475" w:rsidP="00CF2122">
            <w:pPr>
              <w:jc w:val="center"/>
              <w:rPr>
                <w:rFonts w:ascii="Calibri Light" w:hAnsi="Calibri Light" w:cs="Calibri Light"/>
              </w:rPr>
            </w:pPr>
            <w:r w:rsidRPr="00E766AF">
              <w:rPr>
                <w:rFonts w:ascii="Calibri Light" w:hAnsi="Calibri Light" w:cs="Calibri Light"/>
              </w:rPr>
              <w:t>Hotline: (973) 368-9743</w:t>
            </w:r>
          </w:p>
        </w:tc>
      </w:tr>
      <w:tr w:rsidR="00E766AF" w:rsidRPr="00636E75" w14:paraId="138DB9F7" w14:textId="77777777" w:rsidTr="00CF2122">
        <w:trPr>
          <w:trHeight w:val="908"/>
        </w:trPr>
        <w:tc>
          <w:tcPr>
            <w:tcW w:w="2700" w:type="dxa"/>
            <w:vAlign w:val="center"/>
          </w:tcPr>
          <w:p w14:paraId="038A197D" w14:textId="77777777" w:rsidR="00E16475" w:rsidRPr="00636E75" w:rsidRDefault="00E16475" w:rsidP="00CF2122">
            <w:pPr>
              <w:jc w:val="center"/>
              <w:rPr>
                <w:rFonts w:ascii="Calibri Light" w:hAnsi="Calibri Light" w:cs="Calibri Light"/>
                <w:bCs/>
              </w:rPr>
            </w:pPr>
            <w:r w:rsidRPr="00636E75">
              <w:rPr>
                <w:rFonts w:ascii="Calibri Light" w:hAnsi="Calibri Light" w:cs="Calibri Light"/>
                <w:bCs/>
              </w:rPr>
              <w:t>MetLife Investments Application Management CRE</w:t>
            </w:r>
          </w:p>
        </w:tc>
        <w:tc>
          <w:tcPr>
            <w:tcW w:w="7493" w:type="dxa"/>
            <w:gridSpan w:val="2"/>
            <w:vAlign w:val="center"/>
          </w:tcPr>
          <w:p w14:paraId="6400895B"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Miguel Rivera</w:t>
            </w:r>
          </w:p>
          <w:p w14:paraId="03A243B3" w14:textId="77777777" w:rsidR="00E16475" w:rsidRPr="00636E75" w:rsidRDefault="00A6567A" w:rsidP="00CF2122">
            <w:pPr>
              <w:jc w:val="center"/>
              <w:rPr>
                <w:rFonts w:ascii="Calibri Light" w:hAnsi="Calibri Light" w:cs="Calibri Light"/>
              </w:rPr>
            </w:pPr>
            <w:hyperlink r:id="rId29" w:history="1">
              <w:r w:rsidR="00E16475" w:rsidRPr="00636E75">
                <w:rPr>
                  <w:rStyle w:val="Hyperlink"/>
                  <w:rFonts w:ascii="Calibri Light" w:hAnsi="Calibri Light" w:cs="Calibri Light"/>
                  <w:color w:val="auto"/>
                </w:rPr>
                <w:t>marivera@metlife.com</w:t>
              </w:r>
            </w:hyperlink>
          </w:p>
          <w:p w14:paraId="030BE320"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Office: 973-355-4003</w:t>
            </w:r>
          </w:p>
          <w:p w14:paraId="7A1505D5" w14:textId="77777777" w:rsidR="00E16475" w:rsidRPr="00636E75" w:rsidRDefault="00E16475" w:rsidP="00CF2122">
            <w:pPr>
              <w:jc w:val="center"/>
              <w:rPr>
                <w:rFonts w:ascii="Calibri Light" w:hAnsi="Calibri Light" w:cs="Calibri Light"/>
              </w:rPr>
            </w:pPr>
            <w:r w:rsidRPr="00636E75">
              <w:rPr>
                <w:rFonts w:ascii="Calibri Light" w:hAnsi="Calibri Light" w:cs="Calibri Light"/>
              </w:rPr>
              <w:t>Cell: 201-328-2998</w:t>
            </w:r>
          </w:p>
        </w:tc>
      </w:tr>
    </w:tbl>
    <w:p w14:paraId="3F23ED68" w14:textId="77777777" w:rsidR="00374336" w:rsidRDefault="00374336" w:rsidP="00374336">
      <w:pPr>
        <w:pStyle w:val="Heading1"/>
      </w:pPr>
      <w:bookmarkStart w:id="728" w:name="_Toc17893658"/>
      <w:bookmarkStart w:id="729" w:name="_Toc35496808"/>
      <w:bookmarkStart w:id="730" w:name="_Toc483370740"/>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4"/>
      <w:bookmarkEnd w:id="725"/>
      <w:bookmarkEnd w:id="726"/>
      <w:bookmarkEnd w:id="727"/>
      <w:r>
        <w:t>ANY SPECIAL INSTRUCTIONS FOR THIS APPLICATION</w:t>
      </w:r>
      <w:bookmarkEnd w:id="728"/>
      <w:bookmarkEnd w:id="729"/>
    </w:p>
    <w:p w14:paraId="60577CDB" w14:textId="77777777" w:rsidR="00374336" w:rsidRDefault="00374336" w:rsidP="00374336">
      <w:pPr>
        <w:pStyle w:val="BodyText3"/>
        <w:ind w:left="432"/>
        <w:jc w:val="left"/>
        <w:rPr>
          <w:rFonts w:ascii="Arial" w:hAnsi="Arial"/>
        </w:rPr>
      </w:pPr>
      <w:r>
        <w:rPr>
          <w:rFonts w:ascii="Arial" w:hAnsi="Arial"/>
          <w:i w:val="0"/>
          <w:color w:val="000000"/>
          <w:sz w:val="22"/>
        </w:rPr>
        <w:t>N/A</w:t>
      </w:r>
      <w:bookmarkEnd w:id="730"/>
    </w:p>
    <w:p w14:paraId="175DC1BE" w14:textId="77777777" w:rsidR="00374336" w:rsidRDefault="00374336" w:rsidP="00374336">
      <w:pPr>
        <w:pStyle w:val="Heading1"/>
      </w:pPr>
      <w:bookmarkStart w:id="731" w:name="_Toc17893659"/>
      <w:bookmarkStart w:id="732" w:name="_Toc35496809"/>
      <w:r>
        <w:t>TROUBLE SHOOTING</w:t>
      </w:r>
      <w:bookmarkEnd w:id="731"/>
      <w:bookmarkEnd w:id="732"/>
      <w:r>
        <w:t xml:space="preserve"> </w:t>
      </w:r>
    </w:p>
    <w:p w14:paraId="02DE43E2" w14:textId="77777777" w:rsidR="00374336" w:rsidRPr="00E105E2" w:rsidRDefault="00374336" w:rsidP="00374336">
      <w:pPr>
        <w:ind w:left="432"/>
        <w:rPr>
          <w:rFonts w:ascii="Arial" w:hAnsi="Arial"/>
          <w:sz w:val="22"/>
          <w:highlight w:val="yellow"/>
        </w:rPr>
      </w:pPr>
      <w:r w:rsidRPr="00E105E2">
        <w:rPr>
          <w:rFonts w:ascii="Arial" w:hAnsi="Arial"/>
          <w:sz w:val="22"/>
          <w:highlight w:val="yellow"/>
        </w:rPr>
        <w:t xml:space="preserve">Use case – </w:t>
      </w:r>
    </w:p>
    <w:p w14:paraId="23DEEEE0" w14:textId="77777777" w:rsidR="00374336" w:rsidRPr="00E105E2" w:rsidRDefault="00374336" w:rsidP="00374336">
      <w:pPr>
        <w:ind w:left="432"/>
        <w:rPr>
          <w:highlight w:val="yellow"/>
        </w:rPr>
      </w:pPr>
    </w:p>
    <w:p w14:paraId="3A7EBC94" w14:textId="77777777" w:rsidR="00374336" w:rsidRDefault="00374336" w:rsidP="00374336">
      <w:pPr>
        <w:ind w:left="432"/>
      </w:pPr>
      <w:r w:rsidRPr="00E105E2">
        <w:rPr>
          <w:highlight w:val="yellow"/>
        </w:rPr>
        <w:t>DSF – Publish event</w:t>
      </w:r>
    </w:p>
    <w:p w14:paraId="2B1542E6" w14:textId="77777777" w:rsidR="00374336" w:rsidRDefault="00374336" w:rsidP="00374336">
      <w:pPr>
        <w:ind w:left="432"/>
      </w:pPr>
    </w:p>
    <w:p w14:paraId="69B42FD1" w14:textId="77777777" w:rsidR="00374336" w:rsidRDefault="00374336" w:rsidP="00374336">
      <w:pPr>
        <w:ind w:left="432"/>
      </w:pPr>
    </w:p>
    <w:p w14:paraId="409B62F5" w14:textId="77777777" w:rsidR="00374336" w:rsidRDefault="00374336" w:rsidP="00374336">
      <w:pPr>
        <w:pStyle w:val="Heading1"/>
      </w:pPr>
      <w:bookmarkStart w:id="733" w:name="_Toc17893660"/>
      <w:bookmarkStart w:id="734" w:name="_Toc35496810"/>
      <w:r>
        <w:t>HELPDESK INFORMATION (CS PROJECT OFFICE)</w:t>
      </w:r>
      <w:bookmarkEnd w:id="733"/>
      <w:bookmarkEnd w:id="734"/>
    </w:p>
    <w:p w14:paraId="2430186A" w14:textId="77777777" w:rsidR="00374336" w:rsidRDefault="00374336" w:rsidP="00374336"/>
    <w:p w14:paraId="642551F4" w14:textId="77777777" w:rsidR="00374336" w:rsidRDefault="00374336" w:rsidP="00374336">
      <w:pPr>
        <w:rPr>
          <w:rFonts w:ascii="Arial" w:hAnsi="Arial"/>
          <w:b/>
          <w:sz w:val="22"/>
        </w:rPr>
      </w:pPr>
      <w:r>
        <w:rPr>
          <w:rFonts w:ascii="Arial" w:hAnsi="Arial"/>
          <w:b/>
        </w:rPr>
        <w:t xml:space="preserve">Application’s Business Purpose: </w:t>
      </w:r>
      <w:r>
        <w:rPr>
          <w:rFonts w:ascii="Arial" w:hAnsi="Arial"/>
          <w:color w:val="000000"/>
        </w:rPr>
        <w:t xml:space="preserve">This application is used by the </w:t>
      </w:r>
      <w:proofErr w:type="spellStart"/>
      <w:r>
        <w:rPr>
          <w:rFonts w:ascii="Arial" w:hAnsi="Arial"/>
          <w:color w:val="000000"/>
        </w:rPr>
        <w:t>MeltLife</w:t>
      </w:r>
      <w:proofErr w:type="spellEnd"/>
      <w:r>
        <w:rPr>
          <w:rFonts w:ascii="Arial" w:hAnsi="Arial"/>
          <w:color w:val="000000"/>
        </w:rPr>
        <w:t xml:space="preserve"> Investment Management Group to centralize asset information</w:t>
      </w:r>
      <w:r>
        <w:rPr>
          <w:rFonts w:ascii="Arial" w:hAnsi="Arial"/>
          <w:color w:val="000000"/>
          <w:sz w:val="22"/>
        </w:rPr>
        <w:t xml:space="preserve"> to </w:t>
      </w:r>
      <w:r>
        <w:rPr>
          <w:rFonts w:ascii="Arial" w:hAnsi="Arial"/>
          <w:color w:val="000000"/>
        </w:rPr>
        <w:t>support their spread business.</w:t>
      </w:r>
      <w:r>
        <w:rPr>
          <w:rFonts w:ascii="Arial" w:hAnsi="Arial"/>
          <w:color w:val="000000"/>
          <w:sz w:val="22"/>
        </w:rPr>
        <w:t xml:space="preserve">  </w:t>
      </w:r>
    </w:p>
    <w:p w14:paraId="06C5E75E" w14:textId="77777777" w:rsidR="00374336" w:rsidRDefault="00374336" w:rsidP="00374336">
      <w:pPr>
        <w:pStyle w:val="Header"/>
        <w:tabs>
          <w:tab w:val="clear" w:pos="4320"/>
          <w:tab w:val="clear" w:pos="8640"/>
        </w:tabs>
        <w:rPr>
          <w:rFonts w:ascii="Arial" w:hAnsi="Arial"/>
          <w:b/>
        </w:rPr>
      </w:pPr>
    </w:p>
    <w:p w14:paraId="7149BFF0" w14:textId="77777777" w:rsidR="00374336" w:rsidRDefault="00374336" w:rsidP="00374336">
      <w:pPr>
        <w:pStyle w:val="Header"/>
        <w:tabs>
          <w:tab w:val="clear" w:pos="4320"/>
          <w:tab w:val="clear" w:pos="8640"/>
        </w:tabs>
        <w:rPr>
          <w:rFonts w:ascii="Arial" w:hAnsi="Arial"/>
          <w:b/>
        </w:rPr>
      </w:pPr>
    </w:p>
    <w:p w14:paraId="35553C45" w14:textId="77777777" w:rsidR="00374336" w:rsidRDefault="00374336" w:rsidP="00374336">
      <w:pPr>
        <w:pStyle w:val="Header"/>
        <w:tabs>
          <w:tab w:val="clear" w:pos="4320"/>
          <w:tab w:val="clear" w:pos="8640"/>
        </w:tabs>
        <w:rPr>
          <w:rFonts w:ascii="Arial" w:hAnsi="Arial"/>
        </w:rPr>
      </w:pPr>
      <w:r>
        <w:rPr>
          <w:rFonts w:ascii="Arial" w:hAnsi="Arial"/>
          <w:b/>
        </w:rPr>
        <w:t>Platform:</w:t>
      </w:r>
      <w:r>
        <w:rPr>
          <w:rFonts w:ascii="Arial" w:hAnsi="Arial"/>
        </w:rPr>
        <w:t xml:space="preserve"> Cloud </w:t>
      </w:r>
    </w:p>
    <w:p w14:paraId="21F5F411" w14:textId="77777777" w:rsidR="00374336" w:rsidRDefault="00374336" w:rsidP="00374336">
      <w:pPr>
        <w:pStyle w:val="Header"/>
        <w:tabs>
          <w:tab w:val="clear" w:pos="4320"/>
          <w:tab w:val="clear" w:pos="8640"/>
        </w:tabs>
        <w:rPr>
          <w:rFonts w:ascii="Arial" w:hAnsi="Arial"/>
          <w:b/>
        </w:rPr>
      </w:pPr>
    </w:p>
    <w:p w14:paraId="73A0F136" w14:textId="77777777" w:rsidR="00374336" w:rsidRDefault="00374336" w:rsidP="00374336">
      <w:pPr>
        <w:pStyle w:val="Header"/>
        <w:tabs>
          <w:tab w:val="clear" w:pos="4320"/>
          <w:tab w:val="clear" w:pos="8640"/>
        </w:tabs>
        <w:rPr>
          <w:rFonts w:ascii="Arial" w:hAnsi="Arial"/>
        </w:rPr>
      </w:pPr>
      <w:r>
        <w:rPr>
          <w:rFonts w:ascii="Arial" w:hAnsi="Arial"/>
          <w:b/>
        </w:rPr>
        <w:t>Security:</w:t>
      </w:r>
      <w:r>
        <w:rPr>
          <w:rFonts w:ascii="Arial" w:hAnsi="Arial"/>
        </w:rPr>
        <w:t xml:space="preserve"> </w:t>
      </w:r>
      <w:r w:rsidRPr="00E105E2">
        <w:rPr>
          <w:rFonts w:ascii="Arial" w:hAnsi="Arial"/>
          <w:highlight w:val="yellow"/>
        </w:rPr>
        <w:t>NT authentication</w:t>
      </w:r>
    </w:p>
    <w:p w14:paraId="005297F0" w14:textId="77777777" w:rsidR="00374336" w:rsidRDefault="00374336" w:rsidP="00374336">
      <w:pPr>
        <w:pStyle w:val="Header"/>
        <w:tabs>
          <w:tab w:val="clear" w:pos="4320"/>
          <w:tab w:val="clear" w:pos="8640"/>
        </w:tabs>
        <w:rPr>
          <w:rFonts w:ascii="Arial" w:hAnsi="Arial"/>
        </w:rPr>
      </w:pPr>
    </w:p>
    <w:p w14:paraId="7B9B7447" w14:textId="77777777" w:rsidR="00374336" w:rsidRDefault="00374336" w:rsidP="00374336">
      <w:pPr>
        <w:pStyle w:val="Header"/>
        <w:tabs>
          <w:tab w:val="clear" w:pos="4320"/>
          <w:tab w:val="clear" w:pos="8640"/>
        </w:tabs>
        <w:rPr>
          <w:rFonts w:ascii="Arial" w:hAnsi="Arial"/>
          <w:b/>
        </w:rPr>
      </w:pPr>
      <w:r>
        <w:rPr>
          <w:rFonts w:ascii="Arial" w:hAnsi="Arial"/>
          <w:b/>
        </w:rPr>
        <w:t>Password Resets</w:t>
      </w:r>
    </w:p>
    <w:p w14:paraId="15C8BA70" w14:textId="77777777" w:rsidR="00374336" w:rsidRPr="00E105E2" w:rsidRDefault="00374336" w:rsidP="00374336">
      <w:pPr>
        <w:pStyle w:val="Header"/>
        <w:numPr>
          <w:ilvl w:val="0"/>
          <w:numId w:val="7"/>
        </w:numPr>
        <w:tabs>
          <w:tab w:val="clear" w:pos="4320"/>
          <w:tab w:val="clear" w:pos="8640"/>
        </w:tabs>
        <w:rPr>
          <w:rFonts w:ascii="Arial" w:hAnsi="Arial"/>
          <w:highlight w:val="yellow"/>
        </w:rPr>
      </w:pPr>
      <w:r w:rsidRPr="00E105E2">
        <w:rPr>
          <w:rFonts w:ascii="Arial" w:hAnsi="Arial"/>
          <w:highlight w:val="yellow"/>
        </w:rPr>
        <w:t>Handled by 1-800-ASK-MET2</w:t>
      </w:r>
    </w:p>
    <w:p w14:paraId="50A5191A" w14:textId="77777777" w:rsidR="00374336" w:rsidRDefault="00374336" w:rsidP="00374336">
      <w:pPr>
        <w:pStyle w:val="Header"/>
        <w:tabs>
          <w:tab w:val="clear" w:pos="4320"/>
          <w:tab w:val="clear" w:pos="8640"/>
        </w:tabs>
      </w:pPr>
    </w:p>
    <w:p w14:paraId="68C0E00C" w14:textId="77777777" w:rsidR="00374336" w:rsidRDefault="00374336" w:rsidP="00374336">
      <w:pPr>
        <w:pStyle w:val="Header"/>
        <w:tabs>
          <w:tab w:val="clear" w:pos="4320"/>
          <w:tab w:val="clear" w:pos="8640"/>
        </w:tabs>
        <w:rPr>
          <w:rFonts w:ascii="Arial" w:hAnsi="Arial"/>
          <w:b/>
        </w:rPr>
      </w:pPr>
      <w:r>
        <w:rPr>
          <w:rFonts w:ascii="Arial" w:hAnsi="Arial"/>
          <w:b/>
        </w:rPr>
        <w:lastRenderedPageBreak/>
        <w:t>Customer Base</w:t>
      </w:r>
    </w:p>
    <w:p w14:paraId="4A6011E3" w14:textId="77777777" w:rsidR="00374336" w:rsidRPr="00E105E2" w:rsidRDefault="00374336" w:rsidP="00374336">
      <w:pPr>
        <w:pStyle w:val="Header"/>
        <w:tabs>
          <w:tab w:val="clear" w:pos="4320"/>
          <w:tab w:val="clear" w:pos="8640"/>
        </w:tabs>
        <w:rPr>
          <w:rFonts w:ascii="Arial" w:hAnsi="Arial"/>
          <w:highlight w:val="yellow"/>
        </w:rPr>
      </w:pPr>
      <w:r>
        <w:rPr>
          <w:rFonts w:ascii="Arial" w:hAnsi="Arial"/>
        </w:rPr>
        <w:tab/>
      </w:r>
      <w:r w:rsidRPr="00E105E2">
        <w:rPr>
          <w:rFonts w:ascii="Arial" w:hAnsi="Arial"/>
          <w:highlight w:val="yellow"/>
        </w:rPr>
        <w:t>How many customers: 10</w:t>
      </w:r>
    </w:p>
    <w:p w14:paraId="629B1006" w14:textId="77777777" w:rsidR="00374336" w:rsidRPr="00E105E2" w:rsidRDefault="00374336" w:rsidP="00374336">
      <w:pPr>
        <w:pStyle w:val="Header"/>
        <w:tabs>
          <w:tab w:val="clear" w:pos="4320"/>
          <w:tab w:val="clear" w:pos="8640"/>
        </w:tabs>
        <w:rPr>
          <w:rFonts w:ascii="Arial" w:hAnsi="Arial"/>
          <w:highlight w:val="yellow"/>
        </w:rPr>
      </w:pPr>
      <w:r w:rsidRPr="00E105E2">
        <w:rPr>
          <w:rFonts w:ascii="Arial" w:hAnsi="Arial"/>
          <w:highlight w:val="yellow"/>
        </w:rPr>
        <w:tab/>
        <w:t>Type of office and location:  Investments</w:t>
      </w:r>
    </w:p>
    <w:p w14:paraId="71C298DC" w14:textId="77777777" w:rsidR="00374336" w:rsidRDefault="00374336" w:rsidP="00374336">
      <w:pPr>
        <w:pStyle w:val="Header"/>
        <w:tabs>
          <w:tab w:val="clear" w:pos="4320"/>
          <w:tab w:val="clear" w:pos="8640"/>
        </w:tabs>
        <w:rPr>
          <w:rFonts w:ascii="Arial" w:hAnsi="Arial"/>
        </w:rPr>
      </w:pPr>
      <w:r w:rsidRPr="00E105E2">
        <w:rPr>
          <w:highlight w:val="yellow"/>
        </w:rPr>
        <w:tab/>
      </w:r>
      <w:r w:rsidRPr="00E105E2">
        <w:rPr>
          <w:rFonts w:ascii="Arial" w:hAnsi="Arial"/>
          <w:highlight w:val="yellow"/>
        </w:rPr>
        <w:t>External company: N/A</w:t>
      </w:r>
    </w:p>
    <w:p w14:paraId="516F123A" w14:textId="77777777" w:rsidR="00374336" w:rsidRDefault="00374336" w:rsidP="00374336">
      <w:pPr>
        <w:pStyle w:val="Header"/>
        <w:tabs>
          <w:tab w:val="clear" w:pos="4320"/>
          <w:tab w:val="clear" w:pos="8640"/>
        </w:tabs>
        <w:rPr>
          <w:rFonts w:ascii="Arial" w:hAnsi="Arial"/>
        </w:rPr>
      </w:pPr>
    </w:p>
    <w:p w14:paraId="2D1B20E6" w14:textId="77777777" w:rsidR="00374336" w:rsidRDefault="00374336" w:rsidP="00374336">
      <w:pPr>
        <w:spacing w:line="240" w:lineRule="atLeast"/>
        <w:rPr>
          <w:rFonts w:ascii="Helv" w:hAnsi="Helv"/>
          <w:b/>
          <w:color w:val="000000"/>
        </w:rPr>
      </w:pPr>
      <w:r>
        <w:rPr>
          <w:rFonts w:ascii="Helv" w:hAnsi="Helv"/>
          <w:b/>
          <w:color w:val="000000"/>
        </w:rPr>
        <w:t>Support of the application</w:t>
      </w:r>
    </w:p>
    <w:p w14:paraId="04C9EBA1" w14:textId="77777777" w:rsidR="00374336" w:rsidRPr="00E105E2" w:rsidRDefault="00374336" w:rsidP="00374336">
      <w:pPr>
        <w:numPr>
          <w:ilvl w:val="0"/>
          <w:numId w:val="10"/>
        </w:numPr>
        <w:spacing w:line="240" w:lineRule="atLeast"/>
        <w:rPr>
          <w:rFonts w:ascii="Helv" w:hAnsi="Helv"/>
          <w:color w:val="FF0000"/>
        </w:rPr>
      </w:pPr>
      <w:proofErr w:type="spellStart"/>
      <w:r w:rsidRPr="00E105E2">
        <w:rPr>
          <w:rFonts w:ascii="Helv" w:hAnsi="Helv"/>
          <w:color w:val="FF0000"/>
        </w:rPr>
        <w:t>Vantive</w:t>
      </w:r>
      <w:proofErr w:type="spellEnd"/>
      <w:r w:rsidRPr="00E105E2">
        <w:rPr>
          <w:rFonts w:ascii="Helv" w:hAnsi="Helv"/>
          <w:color w:val="FF0000"/>
        </w:rPr>
        <w:t xml:space="preserve"> Group Name – N/A  </w:t>
      </w:r>
    </w:p>
    <w:p w14:paraId="51612B52" w14:textId="77777777" w:rsidR="00374336" w:rsidRPr="00E105E2" w:rsidRDefault="00374336" w:rsidP="00374336">
      <w:pPr>
        <w:spacing w:line="240" w:lineRule="atLeast"/>
        <w:rPr>
          <w:rFonts w:ascii="Helv" w:hAnsi="Helv"/>
          <w:color w:val="FF0000"/>
        </w:rPr>
      </w:pPr>
    </w:p>
    <w:p w14:paraId="17C7CC99" w14:textId="77777777" w:rsidR="00374336" w:rsidRPr="00E105E2" w:rsidRDefault="00374336" w:rsidP="00374336">
      <w:pPr>
        <w:numPr>
          <w:ilvl w:val="0"/>
          <w:numId w:val="11"/>
        </w:numPr>
        <w:spacing w:line="240" w:lineRule="atLeast"/>
        <w:rPr>
          <w:rFonts w:ascii="Helv" w:hAnsi="Helv"/>
          <w:color w:val="FF0000"/>
        </w:rPr>
      </w:pPr>
      <w:r w:rsidRPr="00E105E2">
        <w:rPr>
          <w:rFonts w:ascii="Helv" w:hAnsi="Helv"/>
          <w:color w:val="FF0000"/>
        </w:rPr>
        <w:t xml:space="preserve">Contact Information- Name, phone #, Beeper #, cell phone #.  </w:t>
      </w:r>
    </w:p>
    <w:p w14:paraId="6700BAF5" w14:textId="77777777" w:rsidR="00374336" w:rsidRPr="00E105E2" w:rsidRDefault="00374336" w:rsidP="00374336">
      <w:pPr>
        <w:spacing w:line="240" w:lineRule="atLeast"/>
        <w:ind w:left="360"/>
        <w:rPr>
          <w:rFonts w:ascii="Arial" w:hAnsi="Arial"/>
          <w:color w:val="FF0000"/>
        </w:rPr>
      </w:pPr>
      <w:r w:rsidRPr="00E105E2">
        <w:rPr>
          <w:rFonts w:ascii="Arial" w:hAnsi="Arial"/>
          <w:color w:val="FF0000"/>
        </w:rPr>
        <w:t>Same contact list as in Section 17.1.</w:t>
      </w:r>
    </w:p>
    <w:p w14:paraId="22113DBF" w14:textId="77777777" w:rsidR="00374336" w:rsidRPr="00E105E2" w:rsidRDefault="00374336" w:rsidP="00374336">
      <w:pPr>
        <w:spacing w:line="240" w:lineRule="atLeast"/>
        <w:ind w:left="360"/>
        <w:rPr>
          <w:rFonts w:ascii="Helv" w:hAnsi="Helv"/>
          <w:i/>
          <w:color w:val="FF0000"/>
        </w:rPr>
      </w:pPr>
    </w:p>
    <w:p w14:paraId="0A7A7BB7" w14:textId="77777777" w:rsidR="00374336" w:rsidRPr="00E105E2" w:rsidRDefault="00374336" w:rsidP="00374336">
      <w:pPr>
        <w:numPr>
          <w:ilvl w:val="0"/>
          <w:numId w:val="12"/>
        </w:numPr>
        <w:spacing w:line="240" w:lineRule="atLeast"/>
        <w:rPr>
          <w:rFonts w:ascii="Helv" w:hAnsi="Helv"/>
          <w:b/>
          <w:color w:val="FF0000"/>
        </w:rPr>
      </w:pPr>
      <w:proofErr w:type="spellStart"/>
      <w:r w:rsidRPr="00E105E2">
        <w:rPr>
          <w:rFonts w:ascii="Helv" w:hAnsi="Helv"/>
          <w:color w:val="FF0000"/>
        </w:rPr>
        <w:t>HotLine</w:t>
      </w:r>
      <w:proofErr w:type="spellEnd"/>
      <w:r w:rsidRPr="00E105E2">
        <w:rPr>
          <w:rFonts w:ascii="Helv" w:hAnsi="Helv"/>
          <w:color w:val="FF0000"/>
        </w:rPr>
        <w:t xml:space="preserve"> or External helpdesk numbers</w:t>
      </w:r>
    </w:p>
    <w:p w14:paraId="17E8DF38" w14:textId="77777777" w:rsidR="00374336" w:rsidRPr="00E105E2" w:rsidRDefault="00374336" w:rsidP="00374336">
      <w:pPr>
        <w:spacing w:line="240" w:lineRule="atLeast"/>
        <w:ind w:left="360"/>
        <w:rPr>
          <w:rFonts w:ascii="Arial" w:hAnsi="Arial"/>
          <w:color w:val="FF0000"/>
        </w:rPr>
      </w:pPr>
      <w:r w:rsidRPr="00E105E2">
        <w:rPr>
          <w:rFonts w:ascii="Arial" w:hAnsi="Arial"/>
          <w:color w:val="FF0000"/>
        </w:rPr>
        <w:t>Currently being setup.</w:t>
      </w:r>
    </w:p>
    <w:p w14:paraId="5BC8229C" w14:textId="77777777" w:rsidR="00374336" w:rsidRPr="00E105E2" w:rsidRDefault="00374336" w:rsidP="00374336">
      <w:pPr>
        <w:spacing w:line="240" w:lineRule="atLeast"/>
        <w:ind w:left="360"/>
        <w:rPr>
          <w:rFonts w:ascii="Arial" w:hAnsi="Arial"/>
          <w:color w:val="FF0000"/>
        </w:rPr>
      </w:pPr>
    </w:p>
    <w:p w14:paraId="27E4AE83" w14:textId="77777777" w:rsidR="00374336" w:rsidRPr="00E105E2" w:rsidRDefault="00374336" w:rsidP="00374336">
      <w:pPr>
        <w:numPr>
          <w:ilvl w:val="0"/>
          <w:numId w:val="11"/>
        </w:numPr>
        <w:spacing w:line="240" w:lineRule="atLeast"/>
        <w:rPr>
          <w:rFonts w:ascii="Helv" w:hAnsi="Helv"/>
          <w:color w:val="FF0000"/>
        </w:rPr>
      </w:pPr>
      <w:r w:rsidRPr="00E105E2">
        <w:rPr>
          <w:rFonts w:ascii="Helv" w:hAnsi="Helv"/>
          <w:color w:val="FF0000"/>
        </w:rPr>
        <w:t xml:space="preserve">User Manual </w:t>
      </w:r>
    </w:p>
    <w:p w14:paraId="0B07AA64" w14:textId="77777777" w:rsidR="00374336" w:rsidRPr="00E105E2" w:rsidRDefault="00374336" w:rsidP="00374336">
      <w:pPr>
        <w:spacing w:line="240" w:lineRule="atLeast"/>
        <w:ind w:left="360"/>
        <w:rPr>
          <w:rFonts w:ascii="Helv" w:hAnsi="Helv"/>
          <w:color w:val="FF0000"/>
        </w:rPr>
      </w:pPr>
      <w:r w:rsidRPr="00E105E2">
        <w:rPr>
          <w:rFonts w:ascii="Helv" w:hAnsi="Helv"/>
          <w:color w:val="FF0000"/>
        </w:rPr>
        <w:t>Refer to ‘AIM User Guide’.</w:t>
      </w:r>
    </w:p>
    <w:p w14:paraId="402066CA" w14:textId="77777777" w:rsidR="00374336" w:rsidRDefault="00374336" w:rsidP="00374336">
      <w:pPr>
        <w:spacing w:line="240" w:lineRule="atLeast"/>
        <w:ind w:left="360"/>
        <w:rPr>
          <w:rFonts w:ascii="Helv" w:hAnsi="Helv"/>
        </w:rPr>
      </w:pPr>
    </w:p>
    <w:p w14:paraId="36143085" w14:textId="77777777" w:rsidR="00374336" w:rsidRPr="00E105E2" w:rsidRDefault="00374336" w:rsidP="00374336">
      <w:pPr>
        <w:numPr>
          <w:ilvl w:val="0"/>
          <w:numId w:val="11"/>
        </w:numPr>
        <w:spacing w:line="240" w:lineRule="atLeast"/>
        <w:rPr>
          <w:rFonts w:ascii="Helv" w:hAnsi="Helv"/>
          <w:color w:val="FF0000"/>
        </w:rPr>
      </w:pPr>
      <w:r w:rsidRPr="00E105E2">
        <w:rPr>
          <w:rFonts w:ascii="Helv" w:hAnsi="Helv"/>
          <w:color w:val="FF0000"/>
        </w:rPr>
        <w:t xml:space="preserve">Installation Guide  </w:t>
      </w:r>
    </w:p>
    <w:p w14:paraId="3F962FB0" w14:textId="77777777" w:rsidR="00374336" w:rsidRPr="00E105E2" w:rsidRDefault="00374336" w:rsidP="00374336">
      <w:pPr>
        <w:spacing w:line="240" w:lineRule="atLeast"/>
        <w:ind w:left="360"/>
        <w:rPr>
          <w:rFonts w:ascii="Arial" w:hAnsi="Arial"/>
          <w:color w:val="FF0000"/>
        </w:rPr>
      </w:pPr>
      <w:r w:rsidRPr="00E105E2">
        <w:rPr>
          <w:rFonts w:ascii="Arial" w:hAnsi="Arial"/>
          <w:color w:val="FF0000"/>
        </w:rPr>
        <w:t>Refer to the following documents, ‘AIM Client Side Installation Guide’, and ‘AIM Server Installation Guide’.</w:t>
      </w:r>
    </w:p>
    <w:p w14:paraId="7FB056D0" w14:textId="77777777" w:rsidR="00374336" w:rsidRPr="00E105E2" w:rsidRDefault="00374336" w:rsidP="00374336">
      <w:pPr>
        <w:spacing w:line="240" w:lineRule="atLeast"/>
        <w:ind w:left="360"/>
        <w:rPr>
          <w:rFonts w:ascii="Helv" w:hAnsi="Helv"/>
          <w:b/>
          <w:color w:val="FF0000"/>
        </w:rPr>
      </w:pPr>
    </w:p>
    <w:p w14:paraId="2AFF6EA3" w14:textId="77777777" w:rsidR="00374336" w:rsidRPr="00E105E2" w:rsidRDefault="00374336" w:rsidP="00374336">
      <w:pPr>
        <w:numPr>
          <w:ilvl w:val="0"/>
          <w:numId w:val="13"/>
        </w:numPr>
        <w:spacing w:line="240" w:lineRule="atLeast"/>
        <w:rPr>
          <w:rFonts w:ascii="Helv" w:hAnsi="Helv"/>
          <w:color w:val="FF0000"/>
        </w:rPr>
      </w:pPr>
      <w:r w:rsidRPr="00E105E2">
        <w:rPr>
          <w:rFonts w:ascii="Helv" w:hAnsi="Helv"/>
          <w:color w:val="FF0000"/>
        </w:rPr>
        <w:t>Technical problem determination guide</w:t>
      </w:r>
    </w:p>
    <w:p w14:paraId="24442D79" w14:textId="77777777" w:rsidR="00374336" w:rsidRPr="00E105E2" w:rsidRDefault="00374336" w:rsidP="00374336">
      <w:pPr>
        <w:spacing w:line="240" w:lineRule="atLeast"/>
        <w:ind w:left="360"/>
        <w:rPr>
          <w:rFonts w:ascii="Helv" w:hAnsi="Helv"/>
          <w:color w:val="FF0000"/>
        </w:rPr>
      </w:pPr>
      <w:r w:rsidRPr="00E105E2">
        <w:rPr>
          <w:rFonts w:ascii="Helv" w:hAnsi="Helv"/>
          <w:color w:val="FF0000"/>
        </w:rPr>
        <w:t>None available.</w:t>
      </w:r>
    </w:p>
    <w:p w14:paraId="66912EA8" w14:textId="77777777" w:rsidR="00374336" w:rsidRDefault="00374336" w:rsidP="00374336">
      <w:pPr>
        <w:spacing w:line="240" w:lineRule="atLeast"/>
        <w:rPr>
          <w:rFonts w:ascii="Helv" w:hAnsi="Helv"/>
          <w:color w:val="000000"/>
        </w:rPr>
      </w:pPr>
    </w:p>
    <w:p w14:paraId="6AB7C99B" w14:textId="77777777" w:rsidR="00374336" w:rsidRDefault="00374336" w:rsidP="00374336">
      <w:pPr>
        <w:spacing w:line="240" w:lineRule="atLeast"/>
        <w:rPr>
          <w:rFonts w:ascii="Helv" w:hAnsi="Helv"/>
          <w:b/>
          <w:color w:val="000000"/>
        </w:rPr>
      </w:pPr>
      <w:r>
        <w:rPr>
          <w:rFonts w:ascii="Helv" w:hAnsi="Helv"/>
          <w:b/>
          <w:color w:val="000000"/>
        </w:rPr>
        <w:t xml:space="preserve">Physical location of the server(s) which this application will reside on: </w:t>
      </w:r>
    </w:p>
    <w:p w14:paraId="27BE32B3" w14:textId="77777777" w:rsidR="00374336" w:rsidRDefault="00374336" w:rsidP="00374336">
      <w:pPr>
        <w:spacing w:line="240" w:lineRule="atLeast"/>
        <w:rPr>
          <w:rFonts w:ascii="Helv" w:hAnsi="Helv"/>
          <w:b/>
          <w:color w:val="000000"/>
        </w:rPr>
      </w:pPr>
      <w:r>
        <w:rPr>
          <w:rFonts w:ascii="Helv" w:hAnsi="Helv"/>
          <w:b/>
          <w:color w:val="000000"/>
        </w:rPr>
        <w:tab/>
        <w:t xml:space="preserve">Storage account Name </w:t>
      </w:r>
    </w:p>
    <w:p w14:paraId="46ABCC60" w14:textId="77777777" w:rsidR="00374336" w:rsidRPr="00A36B00" w:rsidRDefault="00374336" w:rsidP="00374336">
      <w:pPr>
        <w:spacing w:line="240" w:lineRule="atLeast"/>
        <w:rPr>
          <w:rFonts w:ascii="Arial" w:hAnsi="Arial"/>
          <w:color w:val="00B050"/>
          <w:sz w:val="22"/>
        </w:rPr>
      </w:pPr>
      <w:r w:rsidRPr="00A36B00">
        <w:rPr>
          <w:rFonts w:ascii="Arial" w:hAnsi="Arial"/>
          <w:color w:val="00B050"/>
          <w:sz w:val="22"/>
        </w:rPr>
        <w:t>North Central for -prod and QA</w:t>
      </w:r>
    </w:p>
    <w:p w14:paraId="47CC666D" w14:textId="77777777" w:rsidR="00374336" w:rsidRDefault="00374336" w:rsidP="00374336">
      <w:pPr>
        <w:spacing w:line="240" w:lineRule="atLeast"/>
        <w:rPr>
          <w:rFonts w:ascii="Arial" w:hAnsi="Arial"/>
          <w:color w:val="00B050"/>
          <w:sz w:val="22"/>
        </w:rPr>
      </w:pPr>
      <w:r w:rsidRPr="00A36B00">
        <w:rPr>
          <w:rFonts w:ascii="Arial" w:hAnsi="Arial"/>
          <w:color w:val="00B050"/>
          <w:sz w:val="22"/>
        </w:rPr>
        <w:t xml:space="preserve">East US – </w:t>
      </w:r>
      <w:proofErr w:type="gramStart"/>
      <w:r w:rsidRPr="00A36B00">
        <w:rPr>
          <w:rFonts w:ascii="Arial" w:hAnsi="Arial"/>
          <w:color w:val="00B050"/>
          <w:sz w:val="22"/>
        </w:rPr>
        <w:t>Dev ,</w:t>
      </w:r>
      <w:proofErr w:type="gramEnd"/>
      <w:r w:rsidRPr="00A36B00">
        <w:rPr>
          <w:rFonts w:ascii="Arial" w:hAnsi="Arial"/>
          <w:color w:val="00B050"/>
          <w:sz w:val="22"/>
        </w:rPr>
        <w:t xml:space="preserve"> INT</w:t>
      </w:r>
    </w:p>
    <w:p w14:paraId="07823E7D" w14:textId="77777777" w:rsidR="00374336" w:rsidRDefault="00374336" w:rsidP="00374336">
      <w:pPr>
        <w:spacing w:line="240" w:lineRule="atLeast"/>
        <w:rPr>
          <w:rFonts w:ascii="Arial" w:hAnsi="Arial"/>
          <w:color w:val="00B050"/>
          <w:sz w:val="22"/>
        </w:rPr>
      </w:pPr>
      <w:r>
        <w:rPr>
          <w:rFonts w:ascii="Arial" w:hAnsi="Arial"/>
          <w:color w:val="00B050"/>
          <w:sz w:val="22"/>
        </w:rPr>
        <w:t xml:space="preserve">ADF Instance name </w:t>
      </w:r>
    </w:p>
    <w:p w14:paraId="2AA4018D" w14:textId="77777777" w:rsidR="00374336" w:rsidRDefault="00374336" w:rsidP="00374336">
      <w:pPr>
        <w:spacing w:line="240" w:lineRule="atLeast"/>
        <w:rPr>
          <w:rFonts w:ascii="Arial" w:hAnsi="Arial"/>
          <w:color w:val="00B050"/>
          <w:sz w:val="22"/>
        </w:rPr>
      </w:pPr>
    </w:p>
    <w:p w14:paraId="70DC4447" w14:textId="77777777" w:rsidR="00374336" w:rsidRPr="00A36B00" w:rsidRDefault="00374336" w:rsidP="00374336">
      <w:pPr>
        <w:spacing w:line="240" w:lineRule="atLeast"/>
        <w:rPr>
          <w:rFonts w:ascii="Arial" w:hAnsi="Arial"/>
          <w:color w:val="00B050"/>
          <w:sz w:val="22"/>
        </w:rPr>
      </w:pPr>
      <w:r>
        <w:rPr>
          <w:rFonts w:ascii="Arial" w:hAnsi="Arial"/>
          <w:color w:val="00B050"/>
          <w:sz w:val="22"/>
        </w:rPr>
        <w:t>Add table – Tech, regional, instance name</w:t>
      </w:r>
    </w:p>
    <w:p w14:paraId="4D3451A0" w14:textId="77777777" w:rsidR="00374336" w:rsidRDefault="00374336" w:rsidP="00374336">
      <w:pPr>
        <w:spacing w:line="240" w:lineRule="atLeast"/>
        <w:rPr>
          <w:rFonts w:ascii="Helv" w:hAnsi="Helv"/>
          <w:color w:val="000000"/>
        </w:rPr>
      </w:pPr>
    </w:p>
    <w:p w14:paraId="6B2C4E73" w14:textId="77777777" w:rsidR="00374336" w:rsidRDefault="00374336" w:rsidP="00374336">
      <w:pPr>
        <w:rPr>
          <w:rFonts w:ascii="Helv" w:hAnsi="Helv"/>
          <w:b/>
          <w:color w:val="000000"/>
        </w:rPr>
      </w:pPr>
      <w:r>
        <w:rPr>
          <w:rFonts w:ascii="Helv" w:hAnsi="Helv"/>
          <w:b/>
          <w:color w:val="000000"/>
        </w:rPr>
        <w:t xml:space="preserve">The interface of these application server(s) to the MetLife Network: </w:t>
      </w:r>
    </w:p>
    <w:p w14:paraId="1DCA7E20" w14:textId="77777777" w:rsidR="00374336" w:rsidRDefault="00374336" w:rsidP="00374336">
      <w:pPr>
        <w:rPr>
          <w:rFonts w:ascii="Arial" w:hAnsi="Arial"/>
          <w:color w:val="000000"/>
          <w:sz w:val="22"/>
        </w:rPr>
      </w:pPr>
      <w:r>
        <w:rPr>
          <w:rFonts w:ascii="Helv" w:hAnsi="Helv"/>
          <w:b/>
          <w:color w:val="000000"/>
        </w:rPr>
        <w:tab/>
      </w:r>
      <w:r>
        <w:rPr>
          <w:rFonts w:ascii="Arial" w:hAnsi="Arial"/>
          <w:color w:val="000000"/>
          <w:sz w:val="22"/>
        </w:rPr>
        <w:t>Servers are on the METNET domain.</w:t>
      </w:r>
    </w:p>
    <w:p w14:paraId="7C555E46" w14:textId="77777777" w:rsidR="00374336" w:rsidRDefault="00374336" w:rsidP="00374336">
      <w:pPr>
        <w:rPr>
          <w:rFonts w:ascii="Helv" w:hAnsi="Helv"/>
          <w:color w:val="000000"/>
        </w:rPr>
      </w:pPr>
    </w:p>
    <w:p w14:paraId="720E9CA9" w14:textId="77777777" w:rsidR="00374336" w:rsidRDefault="00374336" w:rsidP="00374336">
      <w:pPr>
        <w:rPr>
          <w:rFonts w:ascii="Helv" w:hAnsi="Helv"/>
          <w:b/>
          <w:color w:val="000000"/>
        </w:rPr>
      </w:pPr>
      <w:r>
        <w:rPr>
          <w:rFonts w:ascii="Helv" w:hAnsi="Helv"/>
          <w:b/>
          <w:color w:val="000000"/>
        </w:rPr>
        <w:t xml:space="preserve">Name of the servers as they will appear on the MetLife Enterprise: </w:t>
      </w:r>
    </w:p>
    <w:p w14:paraId="359CFBB4" w14:textId="77777777" w:rsidR="00374336" w:rsidRDefault="00374336" w:rsidP="00374336">
      <w:pPr>
        <w:spacing w:line="240" w:lineRule="atLeast"/>
        <w:ind w:firstLine="720"/>
        <w:rPr>
          <w:rFonts w:ascii="Arial" w:hAnsi="Arial"/>
          <w:color w:val="000000"/>
          <w:sz w:val="22"/>
        </w:rPr>
      </w:pPr>
      <w:r w:rsidRPr="00E301F3">
        <w:rPr>
          <w:rFonts w:ascii="Arial" w:hAnsi="Arial"/>
          <w:color w:val="000000"/>
          <w:sz w:val="22"/>
          <w:highlight w:val="yellow"/>
        </w:rPr>
        <w:t>&lt;Need to update the physical server location&gt;</w:t>
      </w:r>
    </w:p>
    <w:p w14:paraId="6270E90D" w14:textId="77777777" w:rsidR="00374336" w:rsidRDefault="00374336" w:rsidP="00374336">
      <w:pPr>
        <w:ind w:firstLine="720"/>
        <w:rPr>
          <w:rFonts w:ascii="Helv" w:hAnsi="Helv"/>
          <w:b/>
          <w:color w:val="000000"/>
        </w:rPr>
      </w:pPr>
    </w:p>
    <w:p w14:paraId="20A98E90" w14:textId="77777777" w:rsidR="00374336" w:rsidRDefault="00374336" w:rsidP="00374336">
      <w:pPr>
        <w:rPr>
          <w:rFonts w:ascii="Helv" w:hAnsi="Helv"/>
          <w:color w:val="000000"/>
        </w:rPr>
      </w:pPr>
      <w:r>
        <w:rPr>
          <w:rFonts w:ascii="Helv" w:hAnsi="Helv"/>
          <w:b/>
          <w:color w:val="000000"/>
        </w:rPr>
        <w:t>If Helpdesk to CSD Helpdesk agreement:</w:t>
      </w:r>
      <w:r>
        <w:rPr>
          <w:rFonts w:ascii="Helv" w:hAnsi="Helv"/>
          <w:color w:val="000000"/>
        </w:rPr>
        <w:t xml:space="preserve">  </w:t>
      </w:r>
    </w:p>
    <w:p w14:paraId="23CEE0F0" w14:textId="77777777" w:rsidR="00374336" w:rsidRDefault="00374336" w:rsidP="00374336">
      <w:pPr>
        <w:rPr>
          <w:rFonts w:ascii="Helv" w:hAnsi="Helv"/>
          <w:color w:val="000000"/>
        </w:rPr>
      </w:pPr>
      <w:r>
        <w:rPr>
          <w:rFonts w:ascii="Helv" w:hAnsi="Helv"/>
          <w:color w:val="000000"/>
        </w:rPr>
        <w:tab/>
        <w:t xml:space="preserve">Current Hours of operation: </w:t>
      </w:r>
    </w:p>
    <w:p w14:paraId="52981A9F" w14:textId="77777777" w:rsidR="00374336" w:rsidRDefault="00374336" w:rsidP="00374336">
      <w:pPr>
        <w:rPr>
          <w:rFonts w:ascii="Helv" w:hAnsi="Helv"/>
          <w:color w:val="000000"/>
        </w:rPr>
      </w:pPr>
      <w:r>
        <w:rPr>
          <w:rFonts w:ascii="Helv" w:hAnsi="Helv"/>
          <w:color w:val="000000"/>
        </w:rPr>
        <w:tab/>
        <w:t>Helpdesk structure:</w:t>
      </w:r>
    </w:p>
    <w:p w14:paraId="304231E2" w14:textId="77777777" w:rsidR="00374336" w:rsidRDefault="00374336" w:rsidP="00374336">
      <w:pPr>
        <w:rPr>
          <w:rFonts w:ascii="Helv" w:hAnsi="Helv"/>
          <w:color w:val="000000"/>
        </w:rPr>
      </w:pPr>
      <w:r>
        <w:rPr>
          <w:rFonts w:ascii="Helv" w:hAnsi="Helv"/>
          <w:color w:val="000000"/>
        </w:rPr>
        <w:tab/>
        <w:t>Helpdesk Phone #</w:t>
      </w:r>
    </w:p>
    <w:p w14:paraId="7680890F" w14:textId="77777777" w:rsidR="00374336" w:rsidRDefault="00374336" w:rsidP="00374336">
      <w:pPr>
        <w:rPr>
          <w:rFonts w:ascii="Helv" w:hAnsi="Helv"/>
          <w:color w:val="000000"/>
        </w:rPr>
      </w:pPr>
      <w:r>
        <w:rPr>
          <w:rFonts w:ascii="Helv" w:hAnsi="Helv"/>
          <w:color w:val="000000"/>
        </w:rPr>
        <w:tab/>
        <w:t>Number of Helpdesk Employees</w:t>
      </w:r>
    </w:p>
    <w:p w14:paraId="3C16FC1C" w14:textId="77777777" w:rsidR="00374336" w:rsidRDefault="00374336" w:rsidP="00374336">
      <w:pPr>
        <w:rPr>
          <w:rFonts w:ascii="Helv" w:hAnsi="Helv"/>
          <w:color w:val="000000"/>
        </w:rPr>
      </w:pPr>
      <w:r>
        <w:rPr>
          <w:rFonts w:ascii="Helv" w:hAnsi="Helv"/>
          <w:color w:val="000000"/>
        </w:rPr>
        <w:tab/>
        <w:t>Name of Helpdesk Management</w:t>
      </w:r>
    </w:p>
    <w:p w14:paraId="58D29B28" w14:textId="77777777" w:rsidR="00374336" w:rsidRDefault="00374336" w:rsidP="00374336">
      <w:pPr>
        <w:rPr>
          <w:rFonts w:ascii="Helv" w:hAnsi="Helv"/>
          <w:color w:val="000000"/>
        </w:rPr>
      </w:pPr>
      <w:r>
        <w:rPr>
          <w:rFonts w:ascii="Helv" w:hAnsi="Helv"/>
          <w:color w:val="000000"/>
        </w:rPr>
        <w:lastRenderedPageBreak/>
        <w:tab/>
      </w:r>
    </w:p>
    <w:p w14:paraId="22973755" w14:textId="77777777" w:rsidR="00374336" w:rsidRDefault="00374336" w:rsidP="00374336">
      <w:pPr>
        <w:spacing w:line="240" w:lineRule="atLeast"/>
        <w:rPr>
          <w:rFonts w:ascii="Helv" w:hAnsi="Helv"/>
          <w:color w:val="000000"/>
        </w:rPr>
      </w:pPr>
      <w:r>
        <w:rPr>
          <w:rFonts w:ascii="Helv" w:hAnsi="Helv"/>
          <w:b/>
          <w:color w:val="000000"/>
          <w:u w:val="single"/>
        </w:rPr>
        <w:t xml:space="preserve">**If Servers will be managed outside of MetLife Agreement: </w:t>
      </w:r>
    </w:p>
    <w:p w14:paraId="1E327DA4" w14:textId="77777777" w:rsidR="00374336" w:rsidRDefault="00374336" w:rsidP="00374336">
      <w:pPr>
        <w:spacing w:line="240" w:lineRule="atLeast"/>
        <w:rPr>
          <w:rFonts w:ascii="Helv" w:hAnsi="Helv"/>
          <w:color w:val="000000"/>
        </w:rPr>
      </w:pPr>
    </w:p>
    <w:p w14:paraId="120AB42E" w14:textId="77777777" w:rsidR="00374336" w:rsidRDefault="00374336" w:rsidP="00374336">
      <w:pPr>
        <w:numPr>
          <w:ilvl w:val="0"/>
          <w:numId w:val="8"/>
        </w:numPr>
        <w:spacing w:line="240" w:lineRule="atLeast"/>
        <w:rPr>
          <w:rFonts w:ascii="Helv" w:hAnsi="Helv"/>
          <w:color w:val="000000"/>
        </w:rPr>
      </w:pPr>
      <w:r>
        <w:rPr>
          <w:rFonts w:ascii="Helv" w:hAnsi="Helv"/>
          <w:color w:val="000000"/>
        </w:rPr>
        <w:t>Contacts for :</w:t>
      </w:r>
    </w:p>
    <w:p w14:paraId="3FAEF3A5" w14:textId="77777777" w:rsidR="00374336" w:rsidRDefault="00374336" w:rsidP="00374336">
      <w:pPr>
        <w:spacing w:line="240" w:lineRule="atLeast"/>
        <w:rPr>
          <w:rFonts w:ascii="Helv" w:hAnsi="Helv"/>
          <w:color w:val="000000"/>
        </w:rPr>
      </w:pPr>
      <w:r>
        <w:rPr>
          <w:rFonts w:ascii="Helv" w:hAnsi="Helv"/>
          <w:color w:val="000000"/>
        </w:rPr>
        <w:t xml:space="preserve">            Hardware issues on Servers</w:t>
      </w:r>
    </w:p>
    <w:p w14:paraId="35C5DDDA" w14:textId="77777777" w:rsidR="00374336" w:rsidRDefault="00374336" w:rsidP="00374336">
      <w:pPr>
        <w:spacing w:line="240" w:lineRule="atLeast"/>
        <w:ind w:firstLine="720"/>
        <w:rPr>
          <w:rFonts w:ascii="Helv" w:hAnsi="Helv"/>
          <w:color w:val="000000"/>
        </w:rPr>
      </w:pPr>
      <w:r>
        <w:rPr>
          <w:rFonts w:ascii="Helv" w:hAnsi="Helv"/>
          <w:color w:val="000000"/>
        </w:rPr>
        <w:t>Application issues on Servers</w:t>
      </w:r>
    </w:p>
    <w:p w14:paraId="02DCD708" w14:textId="77777777" w:rsidR="00374336" w:rsidRDefault="00374336" w:rsidP="00374336">
      <w:pPr>
        <w:spacing w:line="240" w:lineRule="atLeast"/>
        <w:ind w:left="360"/>
        <w:rPr>
          <w:rFonts w:ascii="Helv" w:hAnsi="Helv"/>
          <w:color w:val="000000"/>
        </w:rPr>
      </w:pPr>
    </w:p>
    <w:p w14:paraId="6D31F16B" w14:textId="77777777" w:rsidR="00374336" w:rsidRDefault="00374336" w:rsidP="00374336">
      <w:pPr>
        <w:numPr>
          <w:ilvl w:val="0"/>
          <w:numId w:val="9"/>
        </w:numPr>
        <w:spacing w:line="240" w:lineRule="atLeast"/>
        <w:rPr>
          <w:rFonts w:ascii="Helv" w:hAnsi="Helv"/>
          <w:color w:val="000000"/>
        </w:rPr>
      </w:pPr>
      <w:r>
        <w:rPr>
          <w:rFonts w:ascii="Helv" w:hAnsi="Helv"/>
          <w:color w:val="000000"/>
        </w:rPr>
        <w:t>Information concerning any SLA's which have been established, either for internal MetLife support or with contracted vendors.</w:t>
      </w:r>
    </w:p>
    <w:p w14:paraId="300799D3" w14:textId="77777777" w:rsidR="00374336" w:rsidRDefault="00374336" w:rsidP="00374336">
      <w:pPr>
        <w:pStyle w:val="Header"/>
        <w:tabs>
          <w:tab w:val="clear" w:pos="4320"/>
          <w:tab w:val="clear" w:pos="8640"/>
        </w:tabs>
        <w:rPr>
          <w:rFonts w:ascii="Arial" w:hAnsi="Arial"/>
        </w:rPr>
      </w:pPr>
      <w:r w:rsidRPr="00E105E2">
        <w:rPr>
          <w:rFonts w:ascii="Arial" w:hAnsi="Arial"/>
          <w:highlight w:val="yellow"/>
        </w:rPr>
        <w:t>&lt;Add Microsoft contact&gt;</w:t>
      </w:r>
    </w:p>
    <w:p w14:paraId="2EA4F91D" w14:textId="77777777" w:rsidR="00374336" w:rsidRDefault="00374336" w:rsidP="00374336">
      <w:pPr>
        <w:pStyle w:val="Header"/>
        <w:tabs>
          <w:tab w:val="clear" w:pos="4320"/>
          <w:tab w:val="clear" w:pos="8640"/>
        </w:tabs>
      </w:pPr>
      <w:r>
        <w:t>**********************************************************************************************************</w:t>
      </w:r>
    </w:p>
    <w:p w14:paraId="09F58FA0" w14:textId="77777777" w:rsidR="00374336" w:rsidRDefault="00374336" w:rsidP="00374336">
      <w:pPr>
        <w:pStyle w:val="Header"/>
        <w:tabs>
          <w:tab w:val="clear" w:pos="4320"/>
          <w:tab w:val="clear" w:pos="8640"/>
        </w:tabs>
      </w:pPr>
    </w:p>
    <w:p w14:paraId="2C93A88B" w14:textId="77777777" w:rsidR="00374336" w:rsidRDefault="00374336" w:rsidP="00374336">
      <w:pPr>
        <w:pStyle w:val="Heading1"/>
      </w:pPr>
      <w:bookmarkStart w:id="735" w:name="_Toc17893661"/>
      <w:bookmarkStart w:id="736" w:name="_Toc35496811"/>
      <w:r>
        <w:t>SECURITY</w:t>
      </w:r>
      <w:bookmarkEnd w:id="735"/>
      <w:bookmarkEnd w:id="736"/>
      <w:r>
        <w:t xml:space="preserve"> </w:t>
      </w:r>
    </w:p>
    <w:p w14:paraId="37B5B7E9" w14:textId="77777777" w:rsidR="00374336" w:rsidRDefault="00374336" w:rsidP="00374336">
      <w:pPr>
        <w:pStyle w:val="Heading2"/>
        <w:rPr>
          <w:u w:val="single"/>
        </w:rPr>
      </w:pPr>
      <w:bookmarkStart w:id="737" w:name="_Toc17893662"/>
      <w:bookmarkStart w:id="738" w:name="_Toc35496812"/>
      <w:r>
        <w:rPr>
          <w:u w:val="single"/>
        </w:rPr>
        <w:t>NETWORK USER ACCOUNT CREATION</w:t>
      </w:r>
      <w:bookmarkEnd w:id="737"/>
      <w:bookmarkEnd w:id="738"/>
    </w:p>
    <w:p w14:paraId="515D3033" w14:textId="77777777" w:rsidR="00374336" w:rsidRDefault="00374336" w:rsidP="00374336">
      <w:pPr>
        <w:ind w:left="576"/>
        <w:rPr>
          <w:rFonts w:ascii="Arial" w:hAnsi="Arial"/>
          <w:sz w:val="22"/>
        </w:rPr>
      </w:pPr>
      <w:r>
        <w:rPr>
          <w:rFonts w:ascii="Arial" w:hAnsi="Arial"/>
          <w:sz w:val="22"/>
        </w:rPr>
        <w:t>NT login.</w:t>
      </w:r>
    </w:p>
    <w:p w14:paraId="7F0EE419" w14:textId="77777777" w:rsidR="00374336" w:rsidRDefault="00374336" w:rsidP="00374336">
      <w:pPr>
        <w:pStyle w:val="Heading2"/>
        <w:rPr>
          <w:u w:val="single"/>
        </w:rPr>
      </w:pPr>
      <w:bookmarkStart w:id="739" w:name="_Toc17893663"/>
      <w:bookmarkStart w:id="740" w:name="_Toc35496813"/>
      <w:r>
        <w:rPr>
          <w:u w:val="single"/>
        </w:rPr>
        <w:t>NETWORK USER PASSWORD MAINTENANCE/RESET</w:t>
      </w:r>
      <w:bookmarkEnd w:id="739"/>
      <w:bookmarkEnd w:id="740"/>
    </w:p>
    <w:p w14:paraId="79518F89" w14:textId="77777777" w:rsidR="00374336" w:rsidRDefault="00374336" w:rsidP="00374336">
      <w:pPr>
        <w:ind w:left="432" w:firstLine="144"/>
        <w:rPr>
          <w:rFonts w:ascii="Arial" w:hAnsi="Arial"/>
          <w:sz w:val="22"/>
        </w:rPr>
      </w:pPr>
      <w:r>
        <w:rPr>
          <w:rFonts w:ascii="Arial" w:hAnsi="Arial"/>
          <w:sz w:val="22"/>
        </w:rPr>
        <w:t>NT login.</w:t>
      </w:r>
    </w:p>
    <w:p w14:paraId="48FC6FBB" w14:textId="77777777" w:rsidR="00374336" w:rsidRDefault="00374336" w:rsidP="00374336">
      <w:pPr>
        <w:pStyle w:val="Heading1"/>
        <w:rPr>
          <w:noProof/>
        </w:rPr>
      </w:pPr>
      <w:bookmarkStart w:id="741" w:name="_Toc17893664"/>
      <w:bookmarkStart w:id="742" w:name="_Toc35496814"/>
      <w:r>
        <w:rPr>
          <w:noProof/>
        </w:rPr>
        <w:t>Appendix A- Glossary of Terms</w:t>
      </w:r>
      <w:bookmarkEnd w:id="741"/>
      <w:bookmarkEnd w:id="742"/>
    </w:p>
    <w:tbl>
      <w:tblPr>
        <w:tblW w:w="0" w:type="auto"/>
        <w:tblLayout w:type="fixed"/>
        <w:tblCellMar>
          <w:left w:w="30" w:type="dxa"/>
          <w:right w:w="30" w:type="dxa"/>
        </w:tblCellMar>
        <w:tblLook w:val="0000" w:firstRow="0" w:lastRow="0" w:firstColumn="0" w:lastColumn="0" w:noHBand="0" w:noVBand="0"/>
      </w:tblPr>
      <w:tblGrid>
        <w:gridCol w:w="1673"/>
        <w:gridCol w:w="3816"/>
      </w:tblGrid>
      <w:tr w:rsidR="00374336" w14:paraId="09F895F1" w14:textId="77777777" w:rsidTr="00A6567A">
        <w:trPr>
          <w:trHeight w:val="247"/>
        </w:trPr>
        <w:tc>
          <w:tcPr>
            <w:tcW w:w="1673" w:type="dxa"/>
            <w:tcBorders>
              <w:top w:val="single" w:sz="6" w:space="0" w:color="auto"/>
              <w:left w:val="single" w:sz="6" w:space="0" w:color="auto"/>
              <w:bottom w:val="single" w:sz="6" w:space="0" w:color="auto"/>
              <w:right w:val="single" w:sz="6" w:space="0" w:color="auto"/>
            </w:tcBorders>
          </w:tcPr>
          <w:p w14:paraId="1757479B" w14:textId="77777777" w:rsidR="00374336" w:rsidRDefault="00374336" w:rsidP="00A6567A">
            <w:pPr>
              <w:rPr>
                <w:rFonts w:ascii="Arial" w:hAnsi="Arial"/>
                <w:color w:val="000000"/>
              </w:rPr>
            </w:pPr>
          </w:p>
        </w:tc>
        <w:tc>
          <w:tcPr>
            <w:tcW w:w="3816" w:type="dxa"/>
            <w:tcBorders>
              <w:top w:val="single" w:sz="6" w:space="0" w:color="auto"/>
              <w:left w:val="single" w:sz="6" w:space="0" w:color="auto"/>
              <w:bottom w:val="single" w:sz="6" w:space="0" w:color="auto"/>
              <w:right w:val="single" w:sz="6" w:space="0" w:color="auto"/>
            </w:tcBorders>
          </w:tcPr>
          <w:p w14:paraId="0A62C3A7" w14:textId="77777777" w:rsidR="00374336" w:rsidRDefault="00374336" w:rsidP="00A6567A">
            <w:pPr>
              <w:rPr>
                <w:rFonts w:ascii="Arial" w:hAnsi="Arial"/>
                <w:color w:val="000000"/>
              </w:rPr>
            </w:pPr>
          </w:p>
        </w:tc>
      </w:tr>
      <w:tr w:rsidR="00374336" w14:paraId="6A00064C" w14:textId="77777777" w:rsidTr="00A6567A">
        <w:trPr>
          <w:trHeight w:val="247"/>
        </w:trPr>
        <w:tc>
          <w:tcPr>
            <w:tcW w:w="1673" w:type="dxa"/>
            <w:tcBorders>
              <w:top w:val="single" w:sz="6" w:space="0" w:color="auto"/>
              <w:left w:val="single" w:sz="6" w:space="0" w:color="auto"/>
              <w:bottom w:val="single" w:sz="6" w:space="0" w:color="auto"/>
              <w:right w:val="single" w:sz="6" w:space="0" w:color="auto"/>
            </w:tcBorders>
          </w:tcPr>
          <w:p w14:paraId="209D01D7" w14:textId="77777777" w:rsidR="00374336" w:rsidRDefault="00374336" w:rsidP="00A6567A">
            <w:pPr>
              <w:rPr>
                <w:rFonts w:ascii="Arial" w:hAnsi="Arial"/>
                <w:color w:val="000000"/>
              </w:rPr>
            </w:pPr>
          </w:p>
        </w:tc>
        <w:tc>
          <w:tcPr>
            <w:tcW w:w="3816" w:type="dxa"/>
            <w:tcBorders>
              <w:top w:val="single" w:sz="6" w:space="0" w:color="auto"/>
              <w:left w:val="single" w:sz="6" w:space="0" w:color="auto"/>
              <w:bottom w:val="single" w:sz="6" w:space="0" w:color="auto"/>
              <w:right w:val="single" w:sz="6" w:space="0" w:color="auto"/>
            </w:tcBorders>
          </w:tcPr>
          <w:p w14:paraId="425C4CED" w14:textId="77777777" w:rsidR="00374336" w:rsidRDefault="00374336" w:rsidP="00A6567A">
            <w:pPr>
              <w:rPr>
                <w:rFonts w:ascii="Arial" w:hAnsi="Arial"/>
                <w:color w:val="000000"/>
              </w:rPr>
            </w:pPr>
          </w:p>
        </w:tc>
      </w:tr>
      <w:tr w:rsidR="00374336" w14:paraId="44704EBF" w14:textId="77777777" w:rsidTr="00A6567A">
        <w:trPr>
          <w:trHeight w:val="247"/>
        </w:trPr>
        <w:tc>
          <w:tcPr>
            <w:tcW w:w="1673" w:type="dxa"/>
            <w:tcBorders>
              <w:top w:val="single" w:sz="6" w:space="0" w:color="auto"/>
              <w:left w:val="single" w:sz="6" w:space="0" w:color="auto"/>
              <w:bottom w:val="single" w:sz="6" w:space="0" w:color="auto"/>
              <w:right w:val="single" w:sz="6" w:space="0" w:color="auto"/>
            </w:tcBorders>
          </w:tcPr>
          <w:p w14:paraId="1DFE8886" w14:textId="77777777" w:rsidR="00374336" w:rsidRDefault="00374336" w:rsidP="00A6567A">
            <w:pPr>
              <w:rPr>
                <w:rFonts w:ascii="Arial" w:hAnsi="Arial"/>
                <w:color w:val="000000"/>
              </w:rPr>
            </w:pPr>
          </w:p>
        </w:tc>
        <w:tc>
          <w:tcPr>
            <w:tcW w:w="3816" w:type="dxa"/>
            <w:tcBorders>
              <w:top w:val="single" w:sz="6" w:space="0" w:color="auto"/>
              <w:left w:val="single" w:sz="6" w:space="0" w:color="auto"/>
              <w:bottom w:val="single" w:sz="6" w:space="0" w:color="auto"/>
              <w:right w:val="single" w:sz="6" w:space="0" w:color="auto"/>
            </w:tcBorders>
          </w:tcPr>
          <w:p w14:paraId="48C83A45" w14:textId="77777777" w:rsidR="00374336" w:rsidRDefault="00374336" w:rsidP="00A6567A">
            <w:pPr>
              <w:rPr>
                <w:rFonts w:ascii="Arial" w:hAnsi="Arial"/>
                <w:color w:val="000000"/>
              </w:rPr>
            </w:pPr>
          </w:p>
        </w:tc>
      </w:tr>
      <w:tr w:rsidR="00374336" w14:paraId="6EF54A2A" w14:textId="77777777" w:rsidTr="00A6567A">
        <w:trPr>
          <w:trHeight w:val="247"/>
        </w:trPr>
        <w:tc>
          <w:tcPr>
            <w:tcW w:w="1673" w:type="dxa"/>
            <w:tcBorders>
              <w:top w:val="single" w:sz="6" w:space="0" w:color="auto"/>
              <w:left w:val="single" w:sz="6" w:space="0" w:color="auto"/>
              <w:bottom w:val="single" w:sz="6" w:space="0" w:color="auto"/>
              <w:right w:val="single" w:sz="6" w:space="0" w:color="auto"/>
            </w:tcBorders>
          </w:tcPr>
          <w:p w14:paraId="2389BB86" w14:textId="77777777" w:rsidR="00374336" w:rsidRDefault="00374336" w:rsidP="00A6567A">
            <w:pPr>
              <w:rPr>
                <w:rFonts w:ascii="Arial" w:hAnsi="Arial"/>
                <w:color w:val="000000"/>
              </w:rPr>
            </w:pPr>
          </w:p>
        </w:tc>
        <w:tc>
          <w:tcPr>
            <w:tcW w:w="3816" w:type="dxa"/>
            <w:tcBorders>
              <w:top w:val="single" w:sz="6" w:space="0" w:color="auto"/>
              <w:left w:val="single" w:sz="6" w:space="0" w:color="auto"/>
              <w:bottom w:val="single" w:sz="6" w:space="0" w:color="auto"/>
              <w:right w:val="single" w:sz="6" w:space="0" w:color="auto"/>
            </w:tcBorders>
          </w:tcPr>
          <w:p w14:paraId="75EBB7C0" w14:textId="77777777" w:rsidR="00374336" w:rsidRDefault="00374336" w:rsidP="00A6567A">
            <w:pPr>
              <w:rPr>
                <w:rFonts w:ascii="Arial" w:hAnsi="Arial"/>
                <w:color w:val="000000"/>
              </w:rPr>
            </w:pPr>
          </w:p>
        </w:tc>
      </w:tr>
    </w:tbl>
    <w:p w14:paraId="532B328E" w14:textId="77777777" w:rsidR="00E766AF" w:rsidRPr="00E766AF" w:rsidRDefault="00E766AF" w:rsidP="00E766AF"/>
    <w:sectPr w:rsidR="00E766AF" w:rsidRPr="00E766AF">
      <w:footerReference w:type="default" r:id="rId30"/>
      <w:footerReference w:type="first" r:id="rId31"/>
      <w:type w:val="continuous"/>
      <w:pgSz w:w="12240" w:h="15840" w:code="1"/>
      <w:pgMar w:top="1440" w:right="720" w:bottom="1440" w:left="720" w:header="720" w:footer="720" w:gutter="0"/>
      <w:pgNumType w:start="4"/>
      <w:cols w:space="720"/>
      <w:vAlign w:val="both"/>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3" w:author="Kumar V P, Praveen (Cognizant)" w:date="2020-03-26T11:11:00Z" w:initials="KVPP(">
    <w:p w14:paraId="3ADB75EA" w14:textId="77777777" w:rsidR="00A6567A" w:rsidRDefault="00A6567A">
      <w:pPr>
        <w:pStyle w:val="CommentText"/>
      </w:pPr>
      <w:r>
        <w:rPr>
          <w:rStyle w:val="CommentReference"/>
        </w:rPr>
        <w:annotationRef/>
      </w:r>
      <w:r>
        <w:t>P.O.C version. Do we need to keep this?</w:t>
      </w:r>
    </w:p>
  </w:comment>
  <w:comment w:id="124" w:author="Kumar V P, Praveen (Cognizant)" w:date="2020-03-26T14:18:00Z" w:initials="KVPP(">
    <w:p w14:paraId="5CF500CA" w14:textId="4C43FE9F" w:rsidR="006F6D32" w:rsidRDefault="006F6D32">
      <w:pPr>
        <w:pStyle w:val="CommentText"/>
      </w:pPr>
      <w:r>
        <w:rPr>
          <w:rStyle w:val="CommentReference"/>
        </w:rPr>
        <w:annotationRef/>
      </w:r>
      <w:r>
        <w:t>GRID layering is different from the current scenario.</w:t>
      </w:r>
    </w:p>
    <w:p w14:paraId="678BFEEA" w14:textId="66492E86" w:rsidR="006F6D32" w:rsidRDefault="006F6D32">
      <w:pPr>
        <w:pStyle w:val="CommentText"/>
      </w:pPr>
      <w:r>
        <w:t xml:space="preserve">Not all data sets are represented under Raw </w:t>
      </w:r>
      <w:r>
        <w:t>Data</w:t>
      </w:r>
      <w:r w:rsidR="006442BF">
        <w:t>.</w:t>
      </w:r>
      <w:bookmarkStart w:id="125" w:name="_GoBack"/>
      <w:bookmarkEnd w:id="125"/>
    </w:p>
  </w:comment>
  <w:comment w:id="153" w:author="Kumar V P, Praveen (Cognizant)" w:date="2020-03-26T11:43:00Z" w:initials="KVPP(">
    <w:p w14:paraId="10F2C1FE" w14:textId="29A0AAF9" w:rsidR="00A6567A" w:rsidRDefault="00A6567A">
      <w:pPr>
        <w:pStyle w:val="CommentText"/>
      </w:pPr>
      <w:r>
        <w:rPr>
          <w:rStyle w:val="CommentReference"/>
        </w:rPr>
        <w:annotationRef/>
      </w:r>
      <w:r>
        <w:t>Is it applicable for GRID?</w:t>
      </w:r>
    </w:p>
  </w:comment>
  <w:comment w:id="618" w:author="Kumar V P, Praveen (Cognizant)" w:date="2020-03-26T11:21:00Z" w:initials="KVPP(">
    <w:p w14:paraId="2DD2B101" w14:textId="7706364A" w:rsidR="00A6567A" w:rsidRDefault="00A6567A">
      <w:pPr>
        <w:pStyle w:val="CommentText"/>
      </w:pPr>
      <w:r>
        <w:rPr>
          <w:rStyle w:val="CommentReference"/>
        </w:rPr>
        <w:annotationRef/>
      </w:r>
      <w:r>
        <w:t>Add PROD resource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ADB75EA" w15:done="0"/>
  <w15:commentEx w15:paraId="678BFEEA" w15:done="0"/>
  <w15:commentEx w15:paraId="10F2C1FE" w15:done="0"/>
  <w15:commentEx w15:paraId="2DD2B10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007DC" w14:textId="77777777" w:rsidR="00941B84" w:rsidRDefault="00941B84" w:rsidP="0068615E">
      <w:pPr>
        <w:spacing w:before="0"/>
      </w:pPr>
      <w:r>
        <w:separator/>
      </w:r>
    </w:p>
  </w:endnote>
  <w:endnote w:type="continuationSeparator" w:id="0">
    <w:p w14:paraId="3DFC2AC3" w14:textId="77777777" w:rsidR="00941B84" w:rsidRDefault="00941B84" w:rsidP="0068615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E0F37" w14:textId="4680C681" w:rsidR="00A6567A" w:rsidRDefault="00A6567A">
    <w:pPr>
      <w:pBdr>
        <w:top w:val="single" w:sz="4" w:space="1" w:color="auto"/>
      </w:pBdr>
      <w:tabs>
        <w:tab w:val="left" w:pos="2880"/>
        <w:tab w:val="left" w:pos="4320"/>
        <w:tab w:val="right" w:pos="10800"/>
      </w:tabs>
      <w:rPr>
        <w:sz w:val="19"/>
      </w:rPr>
    </w:pPr>
    <w:r>
      <w:rPr>
        <w:sz w:val="19"/>
      </w:rPr>
      <w:t>8/23/19</w:t>
    </w:r>
    <w:r>
      <w:rPr>
        <w:sz w:val="19"/>
      </w:rPr>
      <w:tab/>
      <w:t xml:space="preserve">Metropolitan Life Confidential &amp; Proprietary Information                                                            Page </w:t>
    </w:r>
    <w:r>
      <w:rPr>
        <w:rStyle w:val="PageNumber"/>
      </w:rPr>
      <w:fldChar w:fldCharType="begin"/>
    </w:r>
    <w:r>
      <w:rPr>
        <w:rStyle w:val="PageNumber"/>
      </w:rPr>
      <w:instrText xml:space="preserve"> PAGE </w:instrText>
    </w:r>
    <w:r>
      <w:rPr>
        <w:rStyle w:val="PageNumber"/>
      </w:rPr>
      <w:fldChar w:fldCharType="separate"/>
    </w:r>
    <w:r w:rsidR="006442BF">
      <w:rPr>
        <w:rStyle w:val="PageNumber"/>
        <w:noProof/>
      </w:rPr>
      <w:t>22</w:t>
    </w:r>
    <w:r>
      <w:rPr>
        <w:rStyle w:val="PageNumber"/>
      </w:rPr>
      <w:fldChar w:fldCharType="end"/>
    </w:r>
    <w:r>
      <w:rPr>
        <w:sz w:val="19"/>
      </w:rPr>
      <w:t xml:space="preserve"> </w:t>
    </w:r>
  </w:p>
  <w:p w14:paraId="375A685A" w14:textId="77777777" w:rsidR="00A6567A" w:rsidRDefault="00A6567A">
    <w:pPr>
      <w:pStyle w:val="Footer"/>
      <w:rPr>
        <w:sz w:val="19"/>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0500E" w14:textId="4BC7EEC0" w:rsidR="00A6567A" w:rsidRDefault="00A6567A">
    <w:pPr>
      <w:tabs>
        <w:tab w:val="right" w:pos="9000"/>
      </w:tabs>
      <w:rPr>
        <w:sz w:val="19"/>
      </w:rPr>
    </w:pPr>
    <w:r>
      <w:rPr>
        <w:sz w:val="19"/>
      </w:rPr>
      <w:fldChar w:fldCharType="begin"/>
    </w:r>
    <w:r>
      <w:rPr>
        <w:sz w:val="19"/>
      </w:rPr>
      <w:instrText xml:space="preserve"> DATE \@ "MM/dd/yy" </w:instrText>
    </w:r>
    <w:r>
      <w:rPr>
        <w:sz w:val="19"/>
      </w:rPr>
      <w:fldChar w:fldCharType="separate"/>
    </w:r>
    <w:r>
      <w:rPr>
        <w:noProof/>
        <w:sz w:val="19"/>
      </w:rPr>
      <w:t>03/26/20</w:t>
    </w:r>
    <w:r>
      <w:rPr>
        <w:sz w:val="19"/>
      </w:rPr>
      <w:fldChar w:fldCharType="end"/>
    </w:r>
    <w:r>
      <w:rPr>
        <w:sz w:val="19"/>
      </w:rPr>
      <w:tab/>
      <w:t>Metropolitan Life Confidential &amp; Proprietary Information</w:t>
    </w:r>
    <w:r>
      <w:rPr>
        <w:sz w:val="19"/>
      </w:rPr>
      <w:tab/>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50170" w14:textId="77777777" w:rsidR="00941B84" w:rsidRDefault="00941B84" w:rsidP="0068615E">
      <w:pPr>
        <w:spacing w:before="0"/>
      </w:pPr>
      <w:r>
        <w:separator/>
      </w:r>
    </w:p>
  </w:footnote>
  <w:footnote w:type="continuationSeparator" w:id="0">
    <w:p w14:paraId="01CE3451" w14:textId="77777777" w:rsidR="00941B84" w:rsidRDefault="00941B84" w:rsidP="0068615E">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F71"/>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18864A6"/>
    <w:multiLevelType w:val="hybridMultilevel"/>
    <w:tmpl w:val="DE2E20F8"/>
    <w:lvl w:ilvl="0" w:tplc="181ADF12">
      <w:start w:val="1"/>
      <w:numFmt w:val="decimal"/>
      <w:lvlText w:val="%1."/>
      <w:lvlJc w:val="left"/>
      <w:pPr>
        <w:tabs>
          <w:tab w:val="num" w:pos="720"/>
        </w:tabs>
        <w:ind w:left="720" w:hanging="360"/>
      </w:pPr>
    </w:lvl>
    <w:lvl w:ilvl="1" w:tplc="4FFA90D6" w:tentative="1">
      <w:start w:val="1"/>
      <w:numFmt w:val="decimal"/>
      <w:lvlText w:val="%2."/>
      <w:lvlJc w:val="left"/>
      <w:pPr>
        <w:tabs>
          <w:tab w:val="num" w:pos="1440"/>
        </w:tabs>
        <w:ind w:left="1440" w:hanging="360"/>
      </w:pPr>
    </w:lvl>
    <w:lvl w:ilvl="2" w:tplc="D59685FC" w:tentative="1">
      <w:start w:val="1"/>
      <w:numFmt w:val="decimal"/>
      <w:lvlText w:val="%3."/>
      <w:lvlJc w:val="left"/>
      <w:pPr>
        <w:tabs>
          <w:tab w:val="num" w:pos="2160"/>
        </w:tabs>
        <w:ind w:left="2160" w:hanging="360"/>
      </w:pPr>
    </w:lvl>
    <w:lvl w:ilvl="3" w:tplc="8A36AD78" w:tentative="1">
      <w:start w:val="1"/>
      <w:numFmt w:val="decimal"/>
      <w:lvlText w:val="%4."/>
      <w:lvlJc w:val="left"/>
      <w:pPr>
        <w:tabs>
          <w:tab w:val="num" w:pos="2880"/>
        </w:tabs>
        <w:ind w:left="2880" w:hanging="360"/>
      </w:pPr>
    </w:lvl>
    <w:lvl w:ilvl="4" w:tplc="7FBE38C0" w:tentative="1">
      <w:start w:val="1"/>
      <w:numFmt w:val="decimal"/>
      <w:lvlText w:val="%5."/>
      <w:lvlJc w:val="left"/>
      <w:pPr>
        <w:tabs>
          <w:tab w:val="num" w:pos="3600"/>
        </w:tabs>
        <w:ind w:left="3600" w:hanging="360"/>
      </w:pPr>
    </w:lvl>
    <w:lvl w:ilvl="5" w:tplc="AF527338" w:tentative="1">
      <w:start w:val="1"/>
      <w:numFmt w:val="decimal"/>
      <w:lvlText w:val="%6."/>
      <w:lvlJc w:val="left"/>
      <w:pPr>
        <w:tabs>
          <w:tab w:val="num" w:pos="4320"/>
        </w:tabs>
        <w:ind w:left="4320" w:hanging="360"/>
      </w:pPr>
    </w:lvl>
    <w:lvl w:ilvl="6" w:tplc="AD984996" w:tentative="1">
      <w:start w:val="1"/>
      <w:numFmt w:val="decimal"/>
      <w:lvlText w:val="%7."/>
      <w:lvlJc w:val="left"/>
      <w:pPr>
        <w:tabs>
          <w:tab w:val="num" w:pos="5040"/>
        </w:tabs>
        <w:ind w:left="5040" w:hanging="360"/>
      </w:pPr>
    </w:lvl>
    <w:lvl w:ilvl="7" w:tplc="81CE604A" w:tentative="1">
      <w:start w:val="1"/>
      <w:numFmt w:val="decimal"/>
      <w:lvlText w:val="%8."/>
      <w:lvlJc w:val="left"/>
      <w:pPr>
        <w:tabs>
          <w:tab w:val="num" w:pos="5760"/>
        </w:tabs>
        <w:ind w:left="5760" w:hanging="360"/>
      </w:pPr>
    </w:lvl>
    <w:lvl w:ilvl="8" w:tplc="7D3CD654" w:tentative="1">
      <w:start w:val="1"/>
      <w:numFmt w:val="decimal"/>
      <w:lvlText w:val="%9."/>
      <w:lvlJc w:val="left"/>
      <w:pPr>
        <w:tabs>
          <w:tab w:val="num" w:pos="6480"/>
        </w:tabs>
        <w:ind w:left="6480" w:hanging="360"/>
      </w:pPr>
    </w:lvl>
  </w:abstractNum>
  <w:abstractNum w:abstractNumId="2" w15:restartNumberingAfterBreak="0">
    <w:nsid w:val="10455DF6"/>
    <w:multiLevelType w:val="multilevel"/>
    <w:tmpl w:val="473AE57C"/>
    <w:lvl w:ilvl="0">
      <w:start w:val="1"/>
      <w:numFmt w:val="decimal"/>
      <w:pStyle w:val="Heading1"/>
      <w:suff w:val="space"/>
      <w:lvlText w:val="%1.0"/>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lvlRestart w:val="0"/>
      <w:pStyle w:val="Heading4"/>
      <w:suff w:val="space"/>
      <w:lvlText w:val="%1.%2.%3.%4"/>
      <w:lvlJc w:val="left"/>
      <w:pPr>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3A3F38DA"/>
    <w:multiLevelType w:val="singleLevel"/>
    <w:tmpl w:val="AF62EF34"/>
    <w:lvl w:ilvl="0">
      <w:start w:val="1"/>
      <w:numFmt w:val="decimal"/>
      <w:pStyle w:val="ListNumbered"/>
      <w:lvlText w:val="%1."/>
      <w:lvlJc w:val="left"/>
      <w:pPr>
        <w:tabs>
          <w:tab w:val="num" w:pos="360"/>
        </w:tabs>
        <w:ind w:left="360" w:hanging="360"/>
      </w:pPr>
    </w:lvl>
  </w:abstractNum>
  <w:abstractNum w:abstractNumId="4" w15:restartNumberingAfterBreak="0">
    <w:nsid w:val="3CAC50D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E050AF8"/>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4B2053D3"/>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51771BA9"/>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51DB06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8197962"/>
    <w:multiLevelType w:val="singleLevel"/>
    <w:tmpl w:val="95D45960"/>
    <w:lvl w:ilvl="0">
      <w:start w:val="1"/>
      <w:numFmt w:val="bullet"/>
      <w:pStyle w:val="ListBulleted"/>
      <w:lvlText w:val=""/>
      <w:lvlJc w:val="left"/>
      <w:pPr>
        <w:tabs>
          <w:tab w:val="num" w:pos="1080"/>
        </w:tabs>
        <w:ind w:left="1080" w:hanging="360"/>
      </w:pPr>
      <w:rPr>
        <w:rFonts w:ascii="Symbol" w:hAnsi="Symbol" w:hint="default"/>
      </w:rPr>
    </w:lvl>
  </w:abstractNum>
  <w:abstractNum w:abstractNumId="10" w15:restartNumberingAfterBreak="0">
    <w:nsid w:val="6FFB42D6"/>
    <w:multiLevelType w:val="singleLevel"/>
    <w:tmpl w:val="AA027DF4"/>
    <w:lvl w:ilvl="0">
      <w:start w:val="1"/>
      <w:numFmt w:val="bullet"/>
      <w:pStyle w:val="AppendixA"/>
      <w:lvlText w:val=""/>
      <w:lvlJc w:val="left"/>
      <w:pPr>
        <w:tabs>
          <w:tab w:val="num" w:pos="1080"/>
        </w:tabs>
        <w:ind w:left="1080" w:hanging="360"/>
      </w:pPr>
      <w:rPr>
        <w:rFonts w:ascii="Symbol" w:hAnsi="Symbol" w:hint="default"/>
      </w:rPr>
    </w:lvl>
  </w:abstractNum>
  <w:abstractNum w:abstractNumId="11" w15:restartNumberingAfterBreak="0">
    <w:nsid w:val="7276691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8BF0DA3"/>
    <w:multiLevelType w:val="singleLevel"/>
    <w:tmpl w:val="04090009"/>
    <w:lvl w:ilvl="0">
      <w:start w:val="1"/>
      <w:numFmt w:val="bullet"/>
      <w:lvlText w:val=""/>
      <w:lvlJc w:val="left"/>
      <w:pPr>
        <w:tabs>
          <w:tab w:val="num" w:pos="360"/>
        </w:tabs>
        <w:ind w:left="360" w:hanging="360"/>
      </w:pPr>
      <w:rPr>
        <w:rFonts w:ascii="Wingdings" w:hAnsi="Wingdings" w:hint="default"/>
      </w:rPr>
    </w:lvl>
  </w:abstractNum>
  <w:num w:numId="1">
    <w:abstractNumId w:val="2"/>
  </w:num>
  <w:num w:numId="2">
    <w:abstractNumId w:val="3"/>
  </w:num>
  <w:num w:numId="3">
    <w:abstractNumId w:val="9"/>
  </w:num>
  <w:num w:numId="4">
    <w:abstractNumId w:val="10"/>
  </w:num>
  <w:num w:numId="5">
    <w:abstractNumId w:val="8"/>
  </w:num>
  <w:num w:numId="6">
    <w:abstractNumId w:val="1"/>
  </w:num>
  <w:num w:numId="7">
    <w:abstractNumId w:val="7"/>
  </w:num>
  <w:num w:numId="8">
    <w:abstractNumId w:val="11"/>
  </w:num>
  <w:num w:numId="9">
    <w:abstractNumId w:val="4"/>
  </w:num>
  <w:num w:numId="10">
    <w:abstractNumId w:val="6"/>
  </w:num>
  <w:num w:numId="11">
    <w:abstractNumId w:val="0"/>
  </w:num>
  <w:num w:numId="12">
    <w:abstractNumId w:val="5"/>
  </w:num>
  <w:num w:numId="13">
    <w:abstractNumId w:val="1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umar V P, Praveen (Cognizant)">
    <w15:presenceInfo w15:providerId="AD" w15:userId="S-1-5-21-1178368992-402679808-390482200-14557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15E"/>
    <w:rsid w:val="00010FEC"/>
    <w:rsid w:val="000922E1"/>
    <w:rsid w:val="000B570B"/>
    <w:rsid w:val="000D7925"/>
    <w:rsid w:val="00113437"/>
    <w:rsid w:val="001D65F7"/>
    <w:rsid w:val="001F357D"/>
    <w:rsid w:val="00207E3A"/>
    <w:rsid w:val="00262EAC"/>
    <w:rsid w:val="002926F9"/>
    <w:rsid w:val="00293400"/>
    <w:rsid w:val="00295D4D"/>
    <w:rsid w:val="002B6108"/>
    <w:rsid w:val="00317498"/>
    <w:rsid w:val="00374336"/>
    <w:rsid w:val="00391C8E"/>
    <w:rsid w:val="003C6680"/>
    <w:rsid w:val="00403EE1"/>
    <w:rsid w:val="00426801"/>
    <w:rsid w:val="00435055"/>
    <w:rsid w:val="004626C1"/>
    <w:rsid w:val="00536FC1"/>
    <w:rsid w:val="005526F5"/>
    <w:rsid w:val="00576159"/>
    <w:rsid w:val="005A31BC"/>
    <w:rsid w:val="005B1370"/>
    <w:rsid w:val="005C161E"/>
    <w:rsid w:val="005C7775"/>
    <w:rsid w:val="005E39DF"/>
    <w:rsid w:val="005F1565"/>
    <w:rsid w:val="00617CEF"/>
    <w:rsid w:val="00636E75"/>
    <w:rsid w:val="006442BF"/>
    <w:rsid w:val="0064524B"/>
    <w:rsid w:val="0068615E"/>
    <w:rsid w:val="006C31C9"/>
    <w:rsid w:val="006F6D32"/>
    <w:rsid w:val="007505D5"/>
    <w:rsid w:val="00770312"/>
    <w:rsid w:val="007C161E"/>
    <w:rsid w:val="007F5BEC"/>
    <w:rsid w:val="00814EB3"/>
    <w:rsid w:val="00820EE6"/>
    <w:rsid w:val="00830566"/>
    <w:rsid w:val="00831A6E"/>
    <w:rsid w:val="008327C1"/>
    <w:rsid w:val="008341B0"/>
    <w:rsid w:val="008A560D"/>
    <w:rsid w:val="008E69D7"/>
    <w:rsid w:val="00903E45"/>
    <w:rsid w:val="00904A09"/>
    <w:rsid w:val="00910FDB"/>
    <w:rsid w:val="009234EA"/>
    <w:rsid w:val="00934944"/>
    <w:rsid w:val="00936BC4"/>
    <w:rsid w:val="00941B84"/>
    <w:rsid w:val="009557E6"/>
    <w:rsid w:val="009810F5"/>
    <w:rsid w:val="00A3275E"/>
    <w:rsid w:val="00A36B00"/>
    <w:rsid w:val="00A6567A"/>
    <w:rsid w:val="00A745A9"/>
    <w:rsid w:val="00A8025E"/>
    <w:rsid w:val="00AF1AE4"/>
    <w:rsid w:val="00B52203"/>
    <w:rsid w:val="00B90E9D"/>
    <w:rsid w:val="00B972BF"/>
    <w:rsid w:val="00BF0A54"/>
    <w:rsid w:val="00C01192"/>
    <w:rsid w:val="00C05DBA"/>
    <w:rsid w:val="00C21833"/>
    <w:rsid w:val="00C33E9D"/>
    <w:rsid w:val="00C52EEA"/>
    <w:rsid w:val="00C53DD6"/>
    <w:rsid w:val="00C65B2A"/>
    <w:rsid w:val="00C85DCA"/>
    <w:rsid w:val="00C954D9"/>
    <w:rsid w:val="00CF2122"/>
    <w:rsid w:val="00D109A2"/>
    <w:rsid w:val="00D213FB"/>
    <w:rsid w:val="00D83E51"/>
    <w:rsid w:val="00D92F0D"/>
    <w:rsid w:val="00DA1489"/>
    <w:rsid w:val="00DA4DBE"/>
    <w:rsid w:val="00DC3E2E"/>
    <w:rsid w:val="00DD17B3"/>
    <w:rsid w:val="00DE4BDB"/>
    <w:rsid w:val="00DE608D"/>
    <w:rsid w:val="00DF794A"/>
    <w:rsid w:val="00E00A00"/>
    <w:rsid w:val="00E0346F"/>
    <w:rsid w:val="00E105E2"/>
    <w:rsid w:val="00E16475"/>
    <w:rsid w:val="00E301F3"/>
    <w:rsid w:val="00E3021F"/>
    <w:rsid w:val="00E3090B"/>
    <w:rsid w:val="00E6407C"/>
    <w:rsid w:val="00E67E54"/>
    <w:rsid w:val="00E766AF"/>
    <w:rsid w:val="00EF11A6"/>
    <w:rsid w:val="00F31DA6"/>
    <w:rsid w:val="00FB305D"/>
    <w:rsid w:val="00FD2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50C18"/>
  <w15:chartTrackingRefBased/>
  <w15:docId w15:val="{0F127812-974E-43CF-B638-428B8647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15E"/>
    <w:pPr>
      <w:spacing w:before="60" w:after="0" w:line="240" w:lineRule="auto"/>
    </w:pPr>
    <w:rPr>
      <w:rFonts w:ascii="Times New Roman" w:eastAsia="Times New Roman" w:hAnsi="Times New Roman" w:cs="Times New Roman"/>
      <w:snapToGrid w:val="0"/>
      <w:sz w:val="20"/>
      <w:szCs w:val="20"/>
    </w:rPr>
  </w:style>
  <w:style w:type="paragraph" w:styleId="Heading1">
    <w:name w:val="heading 1"/>
    <w:aliases w:val="h1"/>
    <w:basedOn w:val="Normal"/>
    <w:next w:val="Normal"/>
    <w:link w:val="Heading1Char"/>
    <w:qFormat/>
    <w:rsid w:val="0068615E"/>
    <w:pPr>
      <w:numPr>
        <w:numId w:val="1"/>
      </w:numPr>
      <w:outlineLvl w:val="0"/>
    </w:pPr>
    <w:rPr>
      <w:rFonts w:ascii="Arial" w:hAnsi="Arial"/>
      <w:b/>
      <w:sz w:val="24"/>
      <w:u w:val="single"/>
    </w:rPr>
  </w:style>
  <w:style w:type="paragraph" w:styleId="Heading2">
    <w:name w:val="heading 2"/>
    <w:basedOn w:val="Normal"/>
    <w:next w:val="Normal"/>
    <w:link w:val="Heading2Char"/>
    <w:qFormat/>
    <w:rsid w:val="0068615E"/>
    <w:pPr>
      <w:numPr>
        <w:ilvl w:val="1"/>
        <w:numId w:val="1"/>
      </w:numPr>
      <w:outlineLvl w:val="1"/>
    </w:pPr>
    <w:rPr>
      <w:rFonts w:ascii="Arial" w:hAnsi="Arial"/>
      <w:b/>
      <w:sz w:val="22"/>
    </w:rPr>
  </w:style>
  <w:style w:type="paragraph" w:styleId="Heading3">
    <w:name w:val="heading 3"/>
    <w:aliases w:val="Heading 3 Char Char,Heading 3 Char Char Char Char Char,Heading 3 Char Char Char Char"/>
    <w:basedOn w:val="Normal"/>
    <w:next w:val="Normal"/>
    <w:link w:val="Heading3Char"/>
    <w:qFormat/>
    <w:rsid w:val="0068615E"/>
    <w:pPr>
      <w:numPr>
        <w:ilvl w:val="2"/>
        <w:numId w:val="1"/>
      </w:numPr>
      <w:outlineLvl w:val="2"/>
    </w:pPr>
    <w:rPr>
      <w:rFonts w:ascii="Arial" w:hAnsi="Arial"/>
      <w:b/>
      <w:sz w:val="22"/>
    </w:rPr>
  </w:style>
  <w:style w:type="paragraph" w:styleId="Heading4">
    <w:name w:val="heading 4"/>
    <w:basedOn w:val="Normal"/>
    <w:next w:val="Normal"/>
    <w:link w:val="Heading4Char"/>
    <w:qFormat/>
    <w:rsid w:val="0068615E"/>
    <w:pPr>
      <w:keepNext/>
      <w:numPr>
        <w:ilvl w:val="3"/>
        <w:numId w:val="1"/>
      </w:numPr>
      <w:outlineLvl w:val="3"/>
    </w:pPr>
    <w:rPr>
      <w:b/>
      <w:sz w:val="22"/>
    </w:rPr>
  </w:style>
  <w:style w:type="paragraph" w:styleId="Heading5">
    <w:name w:val="heading 5"/>
    <w:basedOn w:val="Normal"/>
    <w:next w:val="Normal"/>
    <w:link w:val="Heading5Char"/>
    <w:qFormat/>
    <w:rsid w:val="0068615E"/>
    <w:pPr>
      <w:keepNext/>
      <w:numPr>
        <w:ilvl w:val="4"/>
        <w:numId w:val="1"/>
      </w:numPr>
      <w:jc w:val="center"/>
      <w:outlineLvl w:val="4"/>
    </w:pPr>
    <w:rPr>
      <w:b/>
      <w:i/>
      <w:sz w:val="52"/>
    </w:rPr>
  </w:style>
  <w:style w:type="paragraph" w:styleId="Heading6">
    <w:name w:val="heading 6"/>
    <w:basedOn w:val="Normal"/>
    <w:next w:val="Normal"/>
    <w:link w:val="Heading6Char"/>
    <w:qFormat/>
    <w:rsid w:val="0068615E"/>
    <w:pPr>
      <w:keepNext/>
      <w:numPr>
        <w:ilvl w:val="5"/>
        <w:numId w:val="1"/>
      </w:numPr>
      <w:spacing w:line="240" w:lineRule="atLeast"/>
      <w:outlineLvl w:val="5"/>
    </w:pPr>
    <w:rPr>
      <w:b/>
      <w:color w:val="000000"/>
    </w:rPr>
  </w:style>
  <w:style w:type="paragraph" w:styleId="Heading7">
    <w:name w:val="heading 7"/>
    <w:basedOn w:val="Normal"/>
    <w:next w:val="Normal"/>
    <w:link w:val="Heading7Char"/>
    <w:qFormat/>
    <w:rsid w:val="0068615E"/>
    <w:pPr>
      <w:keepNext/>
      <w:numPr>
        <w:ilvl w:val="6"/>
        <w:numId w:val="1"/>
      </w:numPr>
      <w:jc w:val="center"/>
      <w:outlineLvl w:val="6"/>
    </w:pPr>
    <w:rPr>
      <w:color w:val="000000"/>
      <w:sz w:val="40"/>
    </w:rPr>
  </w:style>
  <w:style w:type="paragraph" w:styleId="Heading8">
    <w:name w:val="heading 8"/>
    <w:basedOn w:val="Normal"/>
    <w:next w:val="Normal"/>
    <w:link w:val="Heading8Char"/>
    <w:qFormat/>
    <w:rsid w:val="0068615E"/>
    <w:pPr>
      <w:numPr>
        <w:ilvl w:val="7"/>
        <w:numId w:val="1"/>
      </w:numPr>
      <w:spacing w:before="240"/>
      <w:outlineLvl w:val="7"/>
    </w:pPr>
    <w:rPr>
      <w:rFonts w:ascii="Arial" w:hAnsi="Arial"/>
      <w:i/>
    </w:rPr>
  </w:style>
  <w:style w:type="paragraph" w:styleId="Heading9">
    <w:name w:val="heading 9"/>
    <w:basedOn w:val="Normal"/>
    <w:next w:val="Normal"/>
    <w:link w:val="Heading9Char"/>
    <w:qFormat/>
    <w:rsid w:val="0068615E"/>
    <w:pPr>
      <w:numPr>
        <w:ilvl w:val="8"/>
        <w:numId w:val="1"/>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68615E"/>
    <w:rPr>
      <w:rFonts w:ascii="Arial" w:eastAsia="Times New Roman" w:hAnsi="Arial" w:cs="Times New Roman"/>
      <w:b/>
      <w:snapToGrid w:val="0"/>
      <w:sz w:val="24"/>
      <w:szCs w:val="20"/>
      <w:u w:val="single"/>
    </w:rPr>
  </w:style>
  <w:style w:type="character" w:customStyle="1" w:styleId="Heading2Char">
    <w:name w:val="Heading 2 Char"/>
    <w:basedOn w:val="DefaultParagraphFont"/>
    <w:link w:val="Heading2"/>
    <w:rsid w:val="0068615E"/>
    <w:rPr>
      <w:rFonts w:ascii="Arial" w:eastAsia="Times New Roman" w:hAnsi="Arial" w:cs="Times New Roman"/>
      <w:b/>
      <w:snapToGrid w:val="0"/>
      <w:szCs w:val="20"/>
    </w:rPr>
  </w:style>
  <w:style w:type="character" w:customStyle="1" w:styleId="Heading3Char">
    <w:name w:val="Heading 3 Char"/>
    <w:aliases w:val="Heading 3 Char Char Char,Heading 3 Char Char Char Char Char Char,Heading 3 Char Char Char Char Char1"/>
    <w:basedOn w:val="DefaultParagraphFont"/>
    <w:link w:val="Heading3"/>
    <w:rsid w:val="0068615E"/>
    <w:rPr>
      <w:rFonts w:ascii="Arial" w:eastAsia="Times New Roman" w:hAnsi="Arial" w:cs="Times New Roman"/>
      <w:b/>
      <w:snapToGrid w:val="0"/>
      <w:szCs w:val="20"/>
    </w:rPr>
  </w:style>
  <w:style w:type="character" w:customStyle="1" w:styleId="Heading4Char">
    <w:name w:val="Heading 4 Char"/>
    <w:basedOn w:val="DefaultParagraphFont"/>
    <w:link w:val="Heading4"/>
    <w:rsid w:val="0068615E"/>
    <w:rPr>
      <w:rFonts w:ascii="Times New Roman" w:eastAsia="Times New Roman" w:hAnsi="Times New Roman" w:cs="Times New Roman"/>
      <w:b/>
      <w:snapToGrid w:val="0"/>
      <w:szCs w:val="20"/>
    </w:rPr>
  </w:style>
  <w:style w:type="character" w:customStyle="1" w:styleId="Heading5Char">
    <w:name w:val="Heading 5 Char"/>
    <w:basedOn w:val="DefaultParagraphFont"/>
    <w:link w:val="Heading5"/>
    <w:rsid w:val="0068615E"/>
    <w:rPr>
      <w:rFonts w:ascii="Times New Roman" w:eastAsia="Times New Roman" w:hAnsi="Times New Roman" w:cs="Times New Roman"/>
      <w:b/>
      <w:i/>
      <w:snapToGrid w:val="0"/>
      <w:sz w:val="52"/>
      <w:szCs w:val="20"/>
    </w:rPr>
  </w:style>
  <w:style w:type="character" w:customStyle="1" w:styleId="Heading6Char">
    <w:name w:val="Heading 6 Char"/>
    <w:basedOn w:val="DefaultParagraphFont"/>
    <w:link w:val="Heading6"/>
    <w:rsid w:val="0068615E"/>
    <w:rPr>
      <w:rFonts w:ascii="Times New Roman" w:eastAsia="Times New Roman" w:hAnsi="Times New Roman" w:cs="Times New Roman"/>
      <w:b/>
      <w:snapToGrid w:val="0"/>
      <w:color w:val="000000"/>
      <w:sz w:val="20"/>
      <w:szCs w:val="20"/>
    </w:rPr>
  </w:style>
  <w:style w:type="character" w:customStyle="1" w:styleId="Heading7Char">
    <w:name w:val="Heading 7 Char"/>
    <w:basedOn w:val="DefaultParagraphFont"/>
    <w:link w:val="Heading7"/>
    <w:rsid w:val="0068615E"/>
    <w:rPr>
      <w:rFonts w:ascii="Times New Roman" w:eastAsia="Times New Roman" w:hAnsi="Times New Roman" w:cs="Times New Roman"/>
      <w:snapToGrid w:val="0"/>
      <w:color w:val="000000"/>
      <w:sz w:val="40"/>
      <w:szCs w:val="20"/>
    </w:rPr>
  </w:style>
  <w:style w:type="character" w:customStyle="1" w:styleId="Heading8Char">
    <w:name w:val="Heading 8 Char"/>
    <w:basedOn w:val="DefaultParagraphFont"/>
    <w:link w:val="Heading8"/>
    <w:rsid w:val="0068615E"/>
    <w:rPr>
      <w:rFonts w:ascii="Arial" w:eastAsia="Times New Roman" w:hAnsi="Arial" w:cs="Times New Roman"/>
      <w:i/>
      <w:snapToGrid w:val="0"/>
      <w:sz w:val="20"/>
      <w:szCs w:val="20"/>
    </w:rPr>
  </w:style>
  <w:style w:type="character" w:customStyle="1" w:styleId="Heading9Char">
    <w:name w:val="Heading 9 Char"/>
    <w:basedOn w:val="DefaultParagraphFont"/>
    <w:link w:val="Heading9"/>
    <w:rsid w:val="0068615E"/>
    <w:rPr>
      <w:rFonts w:ascii="Arial" w:eastAsia="Times New Roman" w:hAnsi="Arial" w:cs="Times New Roman"/>
      <w:b/>
      <w:i/>
      <w:snapToGrid w:val="0"/>
      <w:sz w:val="18"/>
      <w:szCs w:val="20"/>
    </w:rPr>
  </w:style>
  <w:style w:type="paragraph" w:styleId="TOC3">
    <w:name w:val="toc 3"/>
    <w:basedOn w:val="Normal"/>
    <w:next w:val="Normal"/>
    <w:autoRedefine/>
    <w:uiPriority w:val="39"/>
    <w:rsid w:val="0068615E"/>
    <w:pPr>
      <w:tabs>
        <w:tab w:val="right" w:leader="dot" w:pos="10790"/>
      </w:tabs>
      <w:spacing w:before="0"/>
      <w:ind w:left="1440"/>
    </w:pPr>
    <w:rPr>
      <w:b/>
      <w:i/>
      <w:noProof/>
      <w:color w:val="000000"/>
    </w:rPr>
  </w:style>
  <w:style w:type="paragraph" w:styleId="TOC2">
    <w:name w:val="toc 2"/>
    <w:basedOn w:val="Normal"/>
    <w:next w:val="Normal"/>
    <w:autoRedefine/>
    <w:uiPriority w:val="39"/>
    <w:rsid w:val="0068615E"/>
    <w:pPr>
      <w:tabs>
        <w:tab w:val="right" w:leader="dot" w:pos="10790"/>
      </w:tabs>
      <w:spacing w:before="0"/>
      <w:ind w:left="720"/>
    </w:pPr>
    <w:rPr>
      <w:b/>
      <w:smallCaps/>
      <w:noProof/>
      <w:u w:val="single"/>
    </w:rPr>
  </w:style>
  <w:style w:type="paragraph" w:styleId="TOC1">
    <w:name w:val="toc 1"/>
    <w:basedOn w:val="Normal"/>
    <w:next w:val="Normal"/>
    <w:autoRedefine/>
    <w:uiPriority w:val="39"/>
    <w:rsid w:val="0068615E"/>
    <w:rPr>
      <w:b/>
      <w:caps/>
      <w:u w:val="single"/>
    </w:rPr>
  </w:style>
  <w:style w:type="paragraph" w:styleId="Header">
    <w:name w:val="header"/>
    <w:basedOn w:val="Normal"/>
    <w:link w:val="HeaderChar"/>
    <w:semiHidden/>
    <w:rsid w:val="0068615E"/>
    <w:pPr>
      <w:tabs>
        <w:tab w:val="center" w:pos="4320"/>
        <w:tab w:val="right" w:pos="8640"/>
      </w:tabs>
    </w:pPr>
  </w:style>
  <w:style w:type="character" w:customStyle="1" w:styleId="HeaderChar">
    <w:name w:val="Header Char"/>
    <w:basedOn w:val="DefaultParagraphFont"/>
    <w:link w:val="Header"/>
    <w:semiHidden/>
    <w:rsid w:val="0068615E"/>
    <w:rPr>
      <w:rFonts w:ascii="Times New Roman" w:eastAsia="Times New Roman" w:hAnsi="Times New Roman" w:cs="Times New Roman"/>
      <w:snapToGrid w:val="0"/>
      <w:sz w:val="20"/>
      <w:szCs w:val="20"/>
    </w:rPr>
  </w:style>
  <w:style w:type="paragraph" w:styleId="TOC4">
    <w:name w:val="toc 4"/>
    <w:basedOn w:val="Normal"/>
    <w:next w:val="Normal"/>
    <w:autoRedefine/>
    <w:semiHidden/>
    <w:rsid w:val="0068615E"/>
    <w:pPr>
      <w:spacing w:before="0"/>
      <w:ind w:left="600"/>
    </w:pPr>
    <w:rPr>
      <w:sz w:val="18"/>
    </w:rPr>
  </w:style>
  <w:style w:type="paragraph" w:styleId="TOC5">
    <w:name w:val="toc 5"/>
    <w:basedOn w:val="Normal"/>
    <w:next w:val="Normal"/>
    <w:autoRedefine/>
    <w:semiHidden/>
    <w:rsid w:val="0068615E"/>
    <w:pPr>
      <w:spacing w:before="0"/>
      <w:ind w:left="800"/>
    </w:pPr>
    <w:rPr>
      <w:sz w:val="18"/>
    </w:rPr>
  </w:style>
  <w:style w:type="paragraph" w:styleId="Footer">
    <w:name w:val="footer"/>
    <w:basedOn w:val="Normal"/>
    <w:link w:val="FooterChar"/>
    <w:semiHidden/>
    <w:rsid w:val="0068615E"/>
    <w:pPr>
      <w:tabs>
        <w:tab w:val="center" w:pos="4320"/>
        <w:tab w:val="right" w:pos="8640"/>
      </w:tabs>
    </w:pPr>
  </w:style>
  <w:style w:type="character" w:customStyle="1" w:styleId="FooterChar">
    <w:name w:val="Footer Char"/>
    <w:basedOn w:val="DefaultParagraphFont"/>
    <w:link w:val="Footer"/>
    <w:semiHidden/>
    <w:rsid w:val="0068615E"/>
    <w:rPr>
      <w:rFonts w:ascii="Times New Roman" w:eastAsia="Times New Roman" w:hAnsi="Times New Roman" w:cs="Times New Roman"/>
      <w:snapToGrid w:val="0"/>
      <w:sz w:val="20"/>
      <w:szCs w:val="20"/>
    </w:rPr>
  </w:style>
  <w:style w:type="paragraph" w:styleId="TOC6">
    <w:name w:val="toc 6"/>
    <w:basedOn w:val="Normal"/>
    <w:next w:val="Normal"/>
    <w:autoRedefine/>
    <w:semiHidden/>
    <w:rsid w:val="0068615E"/>
    <w:pPr>
      <w:spacing w:before="0"/>
      <w:ind w:left="1000"/>
    </w:pPr>
    <w:rPr>
      <w:sz w:val="18"/>
    </w:rPr>
  </w:style>
  <w:style w:type="paragraph" w:styleId="TOC7">
    <w:name w:val="toc 7"/>
    <w:basedOn w:val="Normal"/>
    <w:next w:val="Normal"/>
    <w:autoRedefine/>
    <w:semiHidden/>
    <w:rsid w:val="0068615E"/>
    <w:pPr>
      <w:spacing w:before="0"/>
      <w:ind w:left="1200"/>
    </w:pPr>
    <w:rPr>
      <w:sz w:val="18"/>
    </w:rPr>
  </w:style>
  <w:style w:type="paragraph" w:styleId="TOC8">
    <w:name w:val="toc 8"/>
    <w:basedOn w:val="Normal"/>
    <w:next w:val="Normal"/>
    <w:autoRedefine/>
    <w:semiHidden/>
    <w:rsid w:val="0068615E"/>
    <w:pPr>
      <w:spacing w:before="0"/>
      <w:ind w:left="1400"/>
    </w:pPr>
    <w:rPr>
      <w:sz w:val="18"/>
    </w:rPr>
  </w:style>
  <w:style w:type="paragraph" w:styleId="TOC9">
    <w:name w:val="toc 9"/>
    <w:basedOn w:val="Normal"/>
    <w:next w:val="Normal"/>
    <w:autoRedefine/>
    <w:semiHidden/>
    <w:rsid w:val="0068615E"/>
    <w:pPr>
      <w:spacing w:before="0"/>
      <w:ind w:left="1600"/>
    </w:pPr>
    <w:rPr>
      <w:sz w:val="18"/>
    </w:rPr>
  </w:style>
  <w:style w:type="paragraph" w:customStyle="1" w:styleId="Body">
    <w:name w:val="Body"/>
    <w:basedOn w:val="Normal"/>
    <w:rsid w:val="0068615E"/>
    <w:pPr>
      <w:spacing w:before="240"/>
    </w:pPr>
    <w:rPr>
      <w:rFonts w:ascii="Arial" w:hAnsi="Arial"/>
      <w:sz w:val="18"/>
    </w:rPr>
  </w:style>
  <w:style w:type="paragraph" w:styleId="Title">
    <w:name w:val="Title"/>
    <w:basedOn w:val="Normal"/>
    <w:link w:val="TitleChar"/>
    <w:qFormat/>
    <w:rsid w:val="0068615E"/>
    <w:pPr>
      <w:spacing w:before="0"/>
      <w:jc w:val="center"/>
      <w:outlineLvl w:val="0"/>
    </w:pPr>
    <w:rPr>
      <w:rFonts w:ascii="Arial" w:hAnsi="Arial"/>
      <w:b/>
      <w:shadow/>
      <w:snapToGrid/>
      <w:kern w:val="72"/>
      <w:sz w:val="72"/>
    </w:rPr>
  </w:style>
  <w:style w:type="character" w:customStyle="1" w:styleId="TitleChar">
    <w:name w:val="Title Char"/>
    <w:basedOn w:val="DefaultParagraphFont"/>
    <w:link w:val="Title"/>
    <w:rsid w:val="0068615E"/>
    <w:rPr>
      <w:rFonts w:ascii="Arial" w:eastAsia="Times New Roman" w:hAnsi="Arial" w:cs="Times New Roman"/>
      <w:b/>
      <w:shadow/>
      <w:kern w:val="72"/>
      <w:sz w:val="72"/>
      <w:szCs w:val="20"/>
    </w:rPr>
  </w:style>
  <w:style w:type="paragraph" w:customStyle="1" w:styleId="TableColumnTitles">
    <w:name w:val="Table Column Titles"/>
    <w:basedOn w:val="Normal"/>
    <w:rsid w:val="0068615E"/>
    <w:pPr>
      <w:keepNext/>
      <w:spacing w:before="0"/>
      <w:jc w:val="center"/>
    </w:pPr>
    <w:rPr>
      <w:rFonts w:ascii="Arial" w:hAnsi="Arial"/>
      <w:b/>
      <w:snapToGrid/>
      <w:sz w:val="18"/>
    </w:rPr>
  </w:style>
  <w:style w:type="paragraph" w:customStyle="1" w:styleId="ListDashed">
    <w:name w:val="List Dashed"/>
    <w:basedOn w:val="Normal"/>
    <w:rsid w:val="0068615E"/>
    <w:pPr>
      <w:spacing w:before="120"/>
    </w:pPr>
    <w:rPr>
      <w:rFonts w:ascii="Arial" w:hAnsi="Arial"/>
      <w:snapToGrid/>
      <w:sz w:val="18"/>
    </w:rPr>
  </w:style>
  <w:style w:type="paragraph" w:customStyle="1" w:styleId="ListNumbered">
    <w:name w:val="List Numbered"/>
    <w:basedOn w:val="Normal"/>
    <w:rsid w:val="0068615E"/>
    <w:pPr>
      <w:numPr>
        <w:numId w:val="2"/>
      </w:numPr>
    </w:pPr>
    <w:rPr>
      <w:rFonts w:ascii="Arial" w:hAnsi="Arial"/>
      <w:snapToGrid/>
      <w:color w:val="000000"/>
      <w:sz w:val="18"/>
    </w:rPr>
  </w:style>
  <w:style w:type="paragraph" w:customStyle="1" w:styleId="ListChecked">
    <w:name w:val="List Checked"/>
    <w:basedOn w:val="Normal"/>
    <w:rsid w:val="0068615E"/>
    <w:pPr>
      <w:spacing w:before="120"/>
    </w:pPr>
    <w:rPr>
      <w:rFonts w:ascii="Arial" w:hAnsi="Arial"/>
      <w:snapToGrid/>
      <w:sz w:val="18"/>
    </w:rPr>
  </w:style>
  <w:style w:type="paragraph" w:styleId="Subtitle">
    <w:name w:val="Subtitle"/>
    <w:basedOn w:val="Normal"/>
    <w:link w:val="SubtitleChar"/>
    <w:qFormat/>
    <w:rsid w:val="0068615E"/>
    <w:pPr>
      <w:spacing w:before="240"/>
      <w:jc w:val="center"/>
    </w:pPr>
    <w:rPr>
      <w:rFonts w:ascii="Arial" w:hAnsi="Arial"/>
      <w:snapToGrid/>
      <w:sz w:val="24"/>
    </w:rPr>
  </w:style>
  <w:style w:type="character" w:customStyle="1" w:styleId="SubtitleChar">
    <w:name w:val="Subtitle Char"/>
    <w:basedOn w:val="DefaultParagraphFont"/>
    <w:link w:val="Subtitle"/>
    <w:rsid w:val="0068615E"/>
    <w:rPr>
      <w:rFonts w:ascii="Arial" w:eastAsia="Times New Roman" w:hAnsi="Arial" w:cs="Times New Roman"/>
      <w:sz w:val="24"/>
      <w:szCs w:val="20"/>
    </w:rPr>
  </w:style>
  <w:style w:type="paragraph" w:styleId="Index1">
    <w:name w:val="index 1"/>
    <w:basedOn w:val="Normal"/>
    <w:next w:val="Normal"/>
    <w:autoRedefine/>
    <w:semiHidden/>
    <w:rsid w:val="0068615E"/>
    <w:pPr>
      <w:tabs>
        <w:tab w:val="right" w:leader="dot" w:pos="9360"/>
      </w:tabs>
      <w:spacing w:before="0"/>
    </w:pPr>
    <w:rPr>
      <w:rFonts w:ascii="Arial" w:hAnsi="Arial"/>
      <w:snapToGrid/>
      <w:sz w:val="18"/>
    </w:rPr>
  </w:style>
  <w:style w:type="paragraph" w:styleId="Index2">
    <w:name w:val="index 2"/>
    <w:basedOn w:val="Normal"/>
    <w:next w:val="Normal"/>
    <w:autoRedefine/>
    <w:semiHidden/>
    <w:rsid w:val="0068615E"/>
    <w:pPr>
      <w:tabs>
        <w:tab w:val="right" w:leader="dot" w:pos="9360"/>
      </w:tabs>
      <w:spacing w:before="0"/>
      <w:ind w:left="202"/>
    </w:pPr>
    <w:rPr>
      <w:rFonts w:ascii="Arial" w:hAnsi="Arial"/>
      <w:snapToGrid/>
      <w:sz w:val="18"/>
    </w:rPr>
  </w:style>
  <w:style w:type="paragraph" w:styleId="Index3">
    <w:name w:val="index 3"/>
    <w:basedOn w:val="Normal"/>
    <w:next w:val="Normal"/>
    <w:autoRedefine/>
    <w:semiHidden/>
    <w:rsid w:val="0068615E"/>
    <w:pPr>
      <w:tabs>
        <w:tab w:val="right" w:leader="dot" w:pos="9360"/>
      </w:tabs>
      <w:spacing w:before="0"/>
      <w:ind w:left="403"/>
    </w:pPr>
    <w:rPr>
      <w:rFonts w:ascii="Arial" w:hAnsi="Arial"/>
      <w:snapToGrid/>
      <w:sz w:val="18"/>
    </w:rPr>
  </w:style>
  <w:style w:type="paragraph" w:styleId="Index4">
    <w:name w:val="index 4"/>
    <w:basedOn w:val="Normal"/>
    <w:next w:val="Normal"/>
    <w:autoRedefine/>
    <w:semiHidden/>
    <w:rsid w:val="0068615E"/>
    <w:pPr>
      <w:tabs>
        <w:tab w:val="right" w:leader="dot" w:pos="9360"/>
      </w:tabs>
      <w:spacing w:before="0"/>
      <w:ind w:left="605"/>
    </w:pPr>
    <w:rPr>
      <w:rFonts w:ascii="Arial" w:hAnsi="Arial"/>
      <w:snapToGrid/>
      <w:sz w:val="18"/>
    </w:rPr>
  </w:style>
  <w:style w:type="paragraph" w:customStyle="1" w:styleId="HeadingCenter">
    <w:name w:val="Heading Center"/>
    <w:basedOn w:val="Normal"/>
    <w:next w:val="Normal"/>
    <w:rsid w:val="0068615E"/>
    <w:pPr>
      <w:keepNext/>
      <w:spacing w:before="240"/>
      <w:jc w:val="center"/>
    </w:pPr>
    <w:rPr>
      <w:rFonts w:ascii="Arial" w:hAnsi="Arial"/>
      <w:b/>
      <w:snapToGrid/>
      <w:sz w:val="28"/>
    </w:rPr>
  </w:style>
  <w:style w:type="paragraph" w:customStyle="1" w:styleId="TableCaption">
    <w:name w:val="Table Caption"/>
    <w:basedOn w:val="Normal"/>
    <w:rsid w:val="0068615E"/>
    <w:pPr>
      <w:keepNext/>
      <w:keepLines/>
      <w:spacing w:before="240" w:after="120"/>
    </w:pPr>
    <w:rPr>
      <w:rFonts w:ascii="Arial" w:hAnsi="Arial"/>
      <w:b/>
      <w:snapToGrid/>
      <w:sz w:val="18"/>
    </w:rPr>
  </w:style>
  <w:style w:type="paragraph" w:customStyle="1" w:styleId="TableText">
    <w:name w:val="Table Text"/>
    <w:basedOn w:val="Normal"/>
    <w:rsid w:val="0068615E"/>
    <w:pPr>
      <w:keepLines/>
    </w:pPr>
    <w:rPr>
      <w:rFonts w:ascii="Arial" w:hAnsi="Arial"/>
      <w:snapToGrid/>
      <w:color w:val="000000"/>
      <w:sz w:val="18"/>
    </w:rPr>
  </w:style>
  <w:style w:type="paragraph" w:customStyle="1" w:styleId="ListBulleted">
    <w:name w:val="List Bulleted"/>
    <w:basedOn w:val="Normal"/>
    <w:rsid w:val="0068615E"/>
    <w:pPr>
      <w:numPr>
        <w:numId w:val="3"/>
      </w:numPr>
      <w:spacing w:before="120"/>
    </w:pPr>
    <w:rPr>
      <w:rFonts w:ascii="Arial" w:hAnsi="Arial"/>
      <w:snapToGrid/>
      <w:sz w:val="18"/>
    </w:rPr>
  </w:style>
  <w:style w:type="paragraph" w:customStyle="1" w:styleId="HeaderLower">
    <w:name w:val="Header Lower"/>
    <w:basedOn w:val="Normal"/>
    <w:rsid w:val="0068615E"/>
    <w:pPr>
      <w:tabs>
        <w:tab w:val="center" w:pos="4680"/>
        <w:tab w:val="right" w:pos="9360"/>
      </w:tabs>
      <w:spacing w:before="0"/>
    </w:pPr>
    <w:rPr>
      <w:rFonts w:ascii="Arial" w:hAnsi="Arial"/>
      <w:snapToGrid/>
      <w:sz w:val="18"/>
    </w:rPr>
  </w:style>
  <w:style w:type="paragraph" w:customStyle="1" w:styleId="HeaderUpper">
    <w:name w:val="Header Upper"/>
    <w:basedOn w:val="Normal"/>
    <w:next w:val="Normal"/>
    <w:rsid w:val="0068615E"/>
    <w:pPr>
      <w:pBdr>
        <w:bottom w:val="single" w:sz="4" w:space="1" w:color="auto"/>
      </w:pBdr>
      <w:tabs>
        <w:tab w:val="center" w:pos="4680"/>
        <w:tab w:val="right" w:pos="9360"/>
      </w:tabs>
      <w:spacing w:before="0"/>
    </w:pPr>
    <w:rPr>
      <w:rFonts w:ascii="Arial" w:hAnsi="Arial"/>
      <w:snapToGrid/>
      <w:sz w:val="18"/>
    </w:rPr>
  </w:style>
  <w:style w:type="paragraph" w:customStyle="1" w:styleId="AppendixA">
    <w:name w:val="Appendix A"/>
    <w:basedOn w:val="Normal"/>
    <w:next w:val="Body"/>
    <w:rsid w:val="0068615E"/>
    <w:pPr>
      <w:keepNext/>
      <w:keepLines/>
      <w:numPr>
        <w:numId w:val="4"/>
      </w:numPr>
      <w:spacing w:before="240"/>
    </w:pPr>
    <w:rPr>
      <w:rFonts w:ascii="Arial" w:hAnsi="Arial"/>
      <w:snapToGrid/>
      <w:sz w:val="28"/>
    </w:rPr>
  </w:style>
  <w:style w:type="paragraph" w:styleId="List">
    <w:name w:val="List"/>
    <w:basedOn w:val="Normal"/>
    <w:semiHidden/>
    <w:rsid w:val="0068615E"/>
    <w:pPr>
      <w:spacing w:before="0"/>
      <w:ind w:left="360" w:hanging="360"/>
    </w:pPr>
    <w:rPr>
      <w:snapToGrid/>
    </w:rPr>
  </w:style>
  <w:style w:type="paragraph" w:customStyle="1" w:styleId="HeadingBase">
    <w:name w:val="Heading Base"/>
    <w:basedOn w:val="Normal"/>
    <w:next w:val="BodyText"/>
    <w:rsid w:val="0068615E"/>
    <w:pPr>
      <w:keepNext/>
      <w:keepLines/>
      <w:spacing w:before="300" w:line="440" w:lineRule="atLeast"/>
    </w:pPr>
    <w:rPr>
      <w:rFonts w:ascii="Arial" w:hAnsi="Arial"/>
      <w:snapToGrid/>
      <w:spacing w:val="-10"/>
      <w:kern w:val="28"/>
    </w:rPr>
  </w:style>
  <w:style w:type="paragraph" w:styleId="BodyText">
    <w:name w:val="Body Text"/>
    <w:basedOn w:val="Normal"/>
    <w:link w:val="BodyTextChar"/>
    <w:semiHidden/>
    <w:rsid w:val="0068615E"/>
    <w:pPr>
      <w:spacing w:before="0" w:after="120"/>
    </w:pPr>
    <w:rPr>
      <w:rFonts w:ascii="Arial" w:hAnsi="Arial"/>
      <w:snapToGrid/>
      <w:sz w:val="18"/>
    </w:rPr>
  </w:style>
  <w:style w:type="character" w:customStyle="1" w:styleId="BodyTextChar">
    <w:name w:val="Body Text Char"/>
    <w:basedOn w:val="DefaultParagraphFont"/>
    <w:link w:val="BodyText"/>
    <w:semiHidden/>
    <w:rsid w:val="0068615E"/>
    <w:rPr>
      <w:rFonts w:ascii="Arial" w:eastAsia="Times New Roman" w:hAnsi="Arial" w:cs="Times New Roman"/>
      <w:sz w:val="18"/>
      <w:szCs w:val="20"/>
    </w:rPr>
  </w:style>
  <w:style w:type="paragraph" w:styleId="Caption">
    <w:name w:val="caption"/>
    <w:basedOn w:val="Normal"/>
    <w:next w:val="Normal"/>
    <w:qFormat/>
    <w:rsid w:val="0068615E"/>
    <w:pPr>
      <w:spacing w:before="0"/>
    </w:pPr>
    <w:rPr>
      <w:rFonts w:ascii="Arial" w:hAnsi="Arial"/>
      <w:i/>
      <w:snapToGrid/>
      <w:sz w:val="18"/>
    </w:rPr>
  </w:style>
  <w:style w:type="paragraph" w:customStyle="1" w:styleId="Head4">
    <w:name w:val="Head 4"/>
    <w:basedOn w:val="Heading3"/>
    <w:rsid w:val="0068615E"/>
    <w:pPr>
      <w:keepNext/>
      <w:widowControl w:val="0"/>
      <w:numPr>
        <w:ilvl w:val="0"/>
        <w:numId w:val="0"/>
      </w:numPr>
      <w:spacing w:before="240"/>
      <w:jc w:val="both"/>
      <w:outlineLvl w:val="9"/>
    </w:pPr>
    <w:rPr>
      <w:rFonts w:ascii="Times New Roman" w:hAnsi="Times New Roman"/>
      <w:b w:val="0"/>
      <w:snapToGrid/>
      <w:sz w:val="24"/>
    </w:rPr>
  </w:style>
  <w:style w:type="paragraph" w:customStyle="1" w:styleId="Body1">
    <w:name w:val="Body 1"/>
    <w:basedOn w:val="Normal"/>
    <w:rsid w:val="0068615E"/>
    <w:pPr>
      <w:spacing w:before="0"/>
      <w:ind w:left="720"/>
    </w:pPr>
    <w:rPr>
      <w:rFonts w:ascii="Book Antiqua" w:hAnsi="Book Antiqua"/>
      <w:snapToGrid/>
    </w:rPr>
  </w:style>
  <w:style w:type="character" w:styleId="PageNumber">
    <w:name w:val="page number"/>
    <w:basedOn w:val="DefaultParagraphFont"/>
    <w:semiHidden/>
    <w:rsid w:val="0068615E"/>
  </w:style>
  <w:style w:type="paragraph" w:customStyle="1" w:styleId="Tabletext0">
    <w:name w:val="Tabletext"/>
    <w:basedOn w:val="Normal"/>
    <w:rsid w:val="0068615E"/>
    <w:pPr>
      <w:keepLines/>
      <w:widowControl w:val="0"/>
      <w:spacing w:before="0" w:after="120" w:line="240" w:lineRule="atLeast"/>
    </w:pPr>
    <w:rPr>
      <w:snapToGrid/>
    </w:rPr>
  </w:style>
  <w:style w:type="paragraph" w:styleId="EndnoteText">
    <w:name w:val="endnote text"/>
    <w:basedOn w:val="Normal"/>
    <w:link w:val="EndnoteTextChar"/>
    <w:semiHidden/>
    <w:rsid w:val="0068615E"/>
    <w:pPr>
      <w:widowControl w:val="0"/>
      <w:spacing w:before="0" w:line="240" w:lineRule="atLeast"/>
    </w:pPr>
    <w:rPr>
      <w:snapToGrid/>
    </w:rPr>
  </w:style>
  <w:style w:type="character" w:customStyle="1" w:styleId="EndnoteTextChar">
    <w:name w:val="Endnote Text Char"/>
    <w:basedOn w:val="DefaultParagraphFont"/>
    <w:link w:val="EndnoteText"/>
    <w:semiHidden/>
    <w:rsid w:val="0068615E"/>
    <w:rPr>
      <w:rFonts w:ascii="Times New Roman" w:eastAsia="Times New Roman" w:hAnsi="Times New Roman" w:cs="Times New Roman"/>
      <w:sz w:val="20"/>
      <w:szCs w:val="20"/>
    </w:rPr>
  </w:style>
  <w:style w:type="character" w:styleId="Hyperlink">
    <w:name w:val="Hyperlink"/>
    <w:basedOn w:val="DefaultParagraphFont"/>
    <w:uiPriority w:val="99"/>
    <w:rsid w:val="0068615E"/>
    <w:rPr>
      <w:color w:val="0000FF"/>
      <w:u w:val="single"/>
    </w:rPr>
  </w:style>
  <w:style w:type="paragraph" w:styleId="DocumentMap">
    <w:name w:val="Document Map"/>
    <w:basedOn w:val="Normal"/>
    <w:link w:val="DocumentMapChar"/>
    <w:semiHidden/>
    <w:rsid w:val="0068615E"/>
    <w:pPr>
      <w:shd w:val="clear" w:color="auto" w:fill="000080"/>
    </w:pPr>
    <w:rPr>
      <w:rFonts w:ascii="Tahoma" w:hAnsi="Tahoma"/>
    </w:rPr>
  </w:style>
  <w:style w:type="character" w:customStyle="1" w:styleId="DocumentMapChar">
    <w:name w:val="Document Map Char"/>
    <w:basedOn w:val="DefaultParagraphFont"/>
    <w:link w:val="DocumentMap"/>
    <w:semiHidden/>
    <w:rsid w:val="0068615E"/>
    <w:rPr>
      <w:rFonts w:ascii="Tahoma" w:eastAsia="Times New Roman" w:hAnsi="Tahoma" w:cs="Times New Roman"/>
      <w:snapToGrid w:val="0"/>
      <w:sz w:val="20"/>
      <w:szCs w:val="20"/>
      <w:shd w:val="clear" w:color="auto" w:fill="000080"/>
    </w:rPr>
  </w:style>
  <w:style w:type="paragraph" w:styleId="BodyText2">
    <w:name w:val="Body Text 2"/>
    <w:basedOn w:val="Normal"/>
    <w:link w:val="BodyText2Char"/>
    <w:semiHidden/>
    <w:rsid w:val="0068615E"/>
    <w:rPr>
      <w:i/>
    </w:rPr>
  </w:style>
  <w:style w:type="character" w:customStyle="1" w:styleId="BodyText2Char">
    <w:name w:val="Body Text 2 Char"/>
    <w:basedOn w:val="DefaultParagraphFont"/>
    <w:link w:val="BodyText2"/>
    <w:semiHidden/>
    <w:rsid w:val="0068615E"/>
    <w:rPr>
      <w:rFonts w:ascii="Times New Roman" w:eastAsia="Times New Roman" w:hAnsi="Times New Roman" w:cs="Times New Roman"/>
      <w:i/>
      <w:snapToGrid w:val="0"/>
      <w:sz w:val="20"/>
      <w:szCs w:val="20"/>
    </w:rPr>
  </w:style>
  <w:style w:type="paragraph" w:styleId="BodyTextIndent">
    <w:name w:val="Body Text Indent"/>
    <w:basedOn w:val="Normal"/>
    <w:link w:val="BodyTextIndentChar"/>
    <w:semiHidden/>
    <w:rsid w:val="0068615E"/>
    <w:pPr>
      <w:ind w:left="576"/>
    </w:pPr>
    <w:rPr>
      <w:i/>
    </w:rPr>
  </w:style>
  <w:style w:type="character" w:customStyle="1" w:styleId="BodyTextIndentChar">
    <w:name w:val="Body Text Indent Char"/>
    <w:basedOn w:val="DefaultParagraphFont"/>
    <w:link w:val="BodyTextIndent"/>
    <w:semiHidden/>
    <w:rsid w:val="0068615E"/>
    <w:rPr>
      <w:rFonts w:ascii="Times New Roman" w:eastAsia="Times New Roman" w:hAnsi="Times New Roman" w:cs="Times New Roman"/>
      <w:i/>
      <w:snapToGrid w:val="0"/>
      <w:sz w:val="20"/>
      <w:szCs w:val="20"/>
    </w:rPr>
  </w:style>
  <w:style w:type="paragraph" w:styleId="BodyTextIndent2">
    <w:name w:val="Body Text Indent 2"/>
    <w:basedOn w:val="Normal"/>
    <w:link w:val="BodyTextIndent2Char"/>
    <w:semiHidden/>
    <w:rsid w:val="0068615E"/>
    <w:pPr>
      <w:ind w:left="720"/>
      <w:jc w:val="center"/>
    </w:pPr>
    <w:rPr>
      <w:i/>
      <w:color w:val="FF0000"/>
    </w:rPr>
  </w:style>
  <w:style w:type="character" w:customStyle="1" w:styleId="BodyTextIndent2Char">
    <w:name w:val="Body Text Indent 2 Char"/>
    <w:basedOn w:val="DefaultParagraphFont"/>
    <w:link w:val="BodyTextIndent2"/>
    <w:semiHidden/>
    <w:rsid w:val="0068615E"/>
    <w:rPr>
      <w:rFonts w:ascii="Times New Roman" w:eastAsia="Times New Roman" w:hAnsi="Times New Roman" w:cs="Times New Roman"/>
      <w:i/>
      <w:snapToGrid w:val="0"/>
      <w:color w:val="FF0000"/>
      <w:sz w:val="20"/>
      <w:szCs w:val="20"/>
    </w:rPr>
  </w:style>
  <w:style w:type="paragraph" w:styleId="BodyText3">
    <w:name w:val="Body Text 3"/>
    <w:basedOn w:val="Normal"/>
    <w:link w:val="BodyText3Char"/>
    <w:semiHidden/>
    <w:rsid w:val="0068615E"/>
    <w:pPr>
      <w:jc w:val="center"/>
    </w:pPr>
    <w:rPr>
      <w:i/>
      <w:color w:val="FF0000"/>
    </w:rPr>
  </w:style>
  <w:style w:type="character" w:customStyle="1" w:styleId="BodyText3Char">
    <w:name w:val="Body Text 3 Char"/>
    <w:basedOn w:val="DefaultParagraphFont"/>
    <w:link w:val="BodyText3"/>
    <w:semiHidden/>
    <w:rsid w:val="0068615E"/>
    <w:rPr>
      <w:rFonts w:ascii="Times New Roman" w:eastAsia="Times New Roman" w:hAnsi="Times New Roman" w:cs="Times New Roman"/>
      <w:i/>
      <w:snapToGrid w:val="0"/>
      <w:color w:val="FF0000"/>
      <w:sz w:val="20"/>
      <w:szCs w:val="20"/>
    </w:rPr>
  </w:style>
  <w:style w:type="paragraph" w:styleId="PlainText">
    <w:name w:val="Plain Text"/>
    <w:basedOn w:val="Normal"/>
    <w:link w:val="PlainTextChar"/>
    <w:semiHidden/>
    <w:rsid w:val="0068615E"/>
    <w:pPr>
      <w:spacing w:before="0"/>
    </w:pPr>
    <w:rPr>
      <w:rFonts w:ascii="Courier New" w:hAnsi="Courier New"/>
      <w:snapToGrid/>
    </w:rPr>
  </w:style>
  <w:style w:type="character" w:customStyle="1" w:styleId="PlainTextChar">
    <w:name w:val="Plain Text Char"/>
    <w:basedOn w:val="DefaultParagraphFont"/>
    <w:link w:val="PlainText"/>
    <w:semiHidden/>
    <w:rsid w:val="0068615E"/>
    <w:rPr>
      <w:rFonts w:ascii="Courier New" w:eastAsia="Times New Roman" w:hAnsi="Courier New" w:cs="Times New Roman"/>
      <w:sz w:val="20"/>
      <w:szCs w:val="20"/>
    </w:rPr>
  </w:style>
  <w:style w:type="paragraph" w:styleId="NormalIndent">
    <w:name w:val="Normal Indent"/>
    <w:basedOn w:val="Normal"/>
    <w:semiHidden/>
    <w:rsid w:val="0068615E"/>
    <w:pPr>
      <w:spacing w:before="0"/>
      <w:ind w:left="720"/>
    </w:pPr>
  </w:style>
  <w:style w:type="paragraph" w:styleId="List2">
    <w:name w:val="List 2"/>
    <w:basedOn w:val="Normal"/>
    <w:semiHidden/>
    <w:rsid w:val="0068615E"/>
    <w:pPr>
      <w:spacing w:before="0"/>
      <w:ind w:left="720" w:hanging="360"/>
    </w:pPr>
    <w:rPr>
      <w:snapToGrid/>
    </w:rPr>
  </w:style>
  <w:style w:type="paragraph" w:styleId="ListBullet">
    <w:name w:val="List Bullet"/>
    <w:basedOn w:val="Normal"/>
    <w:autoRedefine/>
    <w:semiHidden/>
    <w:rsid w:val="0068615E"/>
    <w:pPr>
      <w:spacing w:before="0"/>
      <w:ind w:left="360" w:hanging="360"/>
    </w:pPr>
    <w:rPr>
      <w:snapToGrid/>
    </w:rPr>
  </w:style>
  <w:style w:type="paragraph" w:styleId="BodyTextIndent3">
    <w:name w:val="Body Text Indent 3"/>
    <w:basedOn w:val="Normal"/>
    <w:link w:val="BodyTextIndent3Char"/>
    <w:semiHidden/>
    <w:rsid w:val="0068615E"/>
    <w:pPr>
      <w:ind w:left="576"/>
      <w:jc w:val="center"/>
    </w:pPr>
    <w:rPr>
      <w:rFonts w:ascii="Arial" w:hAnsi="Arial"/>
      <w:i/>
      <w:color w:val="FF0000"/>
    </w:rPr>
  </w:style>
  <w:style w:type="character" w:customStyle="1" w:styleId="BodyTextIndent3Char">
    <w:name w:val="Body Text Indent 3 Char"/>
    <w:basedOn w:val="DefaultParagraphFont"/>
    <w:link w:val="BodyTextIndent3"/>
    <w:semiHidden/>
    <w:rsid w:val="0068615E"/>
    <w:rPr>
      <w:rFonts w:ascii="Arial" w:eastAsia="Times New Roman" w:hAnsi="Arial" w:cs="Times New Roman"/>
      <w:i/>
      <w:snapToGrid w:val="0"/>
      <w:color w:val="FF0000"/>
      <w:sz w:val="20"/>
      <w:szCs w:val="20"/>
    </w:rPr>
  </w:style>
  <w:style w:type="paragraph" w:customStyle="1" w:styleId="tableright">
    <w:name w:val="table_right"/>
    <w:basedOn w:val="Normal"/>
    <w:rsid w:val="0068615E"/>
    <w:pPr>
      <w:spacing w:before="20" w:after="20" w:line="220" w:lineRule="exact"/>
    </w:pPr>
    <w:rPr>
      <w:snapToGrid/>
      <w:sz w:val="22"/>
    </w:rPr>
  </w:style>
  <w:style w:type="paragraph" w:styleId="NormalWeb">
    <w:name w:val="Normal (Web)"/>
    <w:basedOn w:val="Normal"/>
    <w:uiPriority w:val="99"/>
    <w:unhideWhenUsed/>
    <w:rsid w:val="0068615E"/>
    <w:pPr>
      <w:spacing w:before="100" w:beforeAutospacing="1" w:after="100" w:afterAutospacing="1"/>
    </w:pPr>
    <w:rPr>
      <w:rFonts w:eastAsiaTheme="minorEastAsia"/>
      <w:snapToGrid/>
      <w:sz w:val="24"/>
      <w:szCs w:val="24"/>
    </w:rPr>
  </w:style>
  <w:style w:type="table" w:styleId="TableGridLight">
    <w:name w:val="Grid Table Light"/>
    <w:basedOn w:val="TableNormal"/>
    <w:uiPriority w:val="40"/>
    <w:rsid w:val="00E164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010FEC"/>
    <w:pPr>
      <w:spacing w:before="0"/>
      <w:ind w:left="720"/>
    </w:pPr>
    <w:rPr>
      <w:rFonts w:ascii="Calibri" w:eastAsiaTheme="minorHAnsi" w:hAnsi="Calibri"/>
      <w:snapToGrid/>
      <w:sz w:val="22"/>
      <w:szCs w:val="22"/>
    </w:rPr>
  </w:style>
  <w:style w:type="table" w:styleId="TableGrid">
    <w:name w:val="Table Grid"/>
    <w:basedOn w:val="TableNormal"/>
    <w:uiPriority w:val="39"/>
    <w:rsid w:val="005A3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5A31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
    <w:name w:val="Unresolved Mention"/>
    <w:basedOn w:val="DefaultParagraphFont"/>
    <w:uiPriority w:val="99"/>
    <w:semiHidden/>
    <w:unhideWhenUsed/>
    <w:rsid w:val="005A31BC"/>
    <w:rPr>
      <w:color w:val="605E5C"/>
      <w:shd w:val="clear" w:color="auto" w:fill="E1DFDD"/>
    </w:rPr>
  </w:style>
  <w:style w:type="table" w:styleId="GridTable4-Accent5">
    <w:name w:val="Grid Table 4 Accent 5"/>
    <w:basedOn w:val="TableNormal"/>
    <w:uiPriority w:val="49"/>
    <w:rsid w:val="004626C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C33E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92F0D"/>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F0D"/>
    <w:rPr>
      <w:rFonts w:ascii="Segoe UI" w:eastAsia="Times New Roman" w:hAnsi="Segoe UI" w:cs="Segoe UI"/>
      <w:snapToGrid w:val="0"/>
      <w:sz w:val="18"/>
      <w:szCs w:val="18"/>
    </w:rPr>
  </w:style>
  <w:style w:type="character" w:styleId="FollowedHyperlink">
    <w:name w:val="FollowedHyperlink"/>
    <w:basedOn w:val="DefaultParagraphFont"/>
    <w:uiPriority w:val="99"/>
    <w:semiHidden/>
    <w:unhideWhenUsed/>
    <w:rsid w:val="007C161E"/>
    <w:rPr>
      <w:color w:val="954F72" w:themeColor="followedHyperlink"/>
      <w:u w:val="single"/>
    </w:rPr>
  </w:style>
  <w:style w:type="character" w:styleId="CommentReference">
    <w:name w:val="annotation reference"/>
    <w:basedOn w:val="DefaultParagraphFont"/>
    <w:uiPriority w:val="99"/>
    <w:semiHidden/>
    <w:unhideWhenUsed/>
    <w:rsid w:val="006C31C9"/>
    <w:rPr>
      <w:sz w:val="16"/>
      <w:szCs w:val="16"/>
    </w:rPr>
  </w:style>
  <w:style w:type="paragraph" w:styleId="CommentText">
    <w:name w:val="annotation text"/>
    <w:basedOn w:val="Normal"/>
    <w:link w:val="CommentTextChar"/>
    <w:uiPriority w:val="99"/>
    <w:semiHidden/>
    <w:unhideWhenUsed/>
    <w:rsid w:val="006C31C9"/>
  </w:style>
  <w:style w:type="character" w:customStyle="1" w:styleId="CommentTextChar">
    <w:name w:val="Comment Text Char"/>
    <w:basedOn w:val="DefaultParagraphFont"/>
    <w:link w:val="CommentText"/>
    <w:uiPriority w:val="99"/>
    <w:semiHidden/>
    <w:rsid w:val="006C31C9"/>
    <w:rPr>
      <w:rFonts w:ascii="Times New Roman" w:eastAsia="Times New Roman" w:hAnsi="Times New Roman"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6C31C9"/>
    <w:rPr>
      <w:b/>
      <w:bCs/>
    </w:rPr>
  </w:style>
  <w:style w:type="character" w:customStyle="1" w:styleId="CommentSubjectChar">
    <w:name w:val="Comment Subject Char"/>
    <w:basedOn w:val="CommentTextChar"/>
    <w:link w:val="CommentSubject"/>
    <w:uiPriority w:val="99"/>
    <w:semiHidden/>
    <w:rsid w:val="006C31C9"/>
    <w:rPr>
      <w:rFonts w:ascii="Times New Roman" w:eastAsia="Times New Roman" w:hAnsi="Times New Roman" w:cs="Times New Roman"/>
      <w:b/>
      <w:bCs/>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1562">
      <w:bodyDiv w:val="1"/>
      <w:marLeft w:val="0"/>
      <w:marRight w:val="0"/>
      <w:marTop w:val="0"/>
      <w:marBottom w:val="0"/>
      <w:divBdr>
        <w:top w:val="none" w:sz="0" w:space="0" w:color="auto"/>
        <w:left w:val="none" w:sz="0" w:space="0" w:color="auto"/>
        <w:bottom w:val="none" w:sz="0" w:space="0" w:color="auto"/>
        <w:right w:val="none" w:sz="0" w:space="0" w:color="auto"/>
      </w:divBdr>
    </w:div>
    <w:div w:id="104541984">
      <w:bodyDiv w:val="1"/>
      <w:marLeft w:val="0"/>
      <w:marRight w:val="0"/>
      <w:marTop w:val="0"/>
      <w:marBottom w:val="0"/>
      <w:divBdr>
        <w:top w:val="none" w:sz="0" w:space="0" w:color="auto"/>
        <w:left w:val="none" w:sz="0" w:space="0" w:color="auto"/>
        <w:bottom w:val="none" w:sz="0" w:space="0" w:color="auto"/>
        <w:right w:val="none" w:sz="0" w:space="0" w:color="auto"/>
      </w:divBdr>
      <w:divsChild>
        <w:div w:id="444471945">
          <w:marLeft w:val="547"/>
          <w:marRight w:val="0"/>
          <w:marTop w:val="0"/>
          <w:marBottom w:val="0"/>
          <w:divBdr>
            <w:top w:val="none" w:sz="0" w:space="0" w:color="auto"/>
            <w:left w:val="none" w:sz="0" w:space="0" w:color="auto"/>
            <w:bottom w:val="none" w:sz="0" w:space="0" w:color="auto"/>
            <w:right w:val="none" w:sz="0" w:space="0" w:color="auto"/>
          </w:divBdr>
        </w:div>
      </w:divsChild>
    </w:div>
    <w:div w:id="196621825">
      <w:bodyDiv w:val="1"/>
      <w:marLeft w:val="0"/>
      <w:marRight w:val="0"/>
      <w:marTop w:val="0"/>
      <w:marBottom w:val="0"/>
      <w:divBdr>
        <w:top w:val="none" w:sz="0" w:space="0" w:color="auto"/>
        <w:left w:val="none" w:sz="0" w:space="0" w:color="auto"/>
        <w:bottom w:val="none" w:sz="0" w:space="0" w:color="auto"/>
        <w:right w:val="none" w:sz="0" w:space="0" w:color="auto"/>
      </w:divBdr>
    </w:div>
    <w:div w:id="337588326">
      <w:bodyDiv w:val="1"/>
      <w:marLeft w:val="0"/>
      <w:marRight w:val="0"/>
      <w:marTop w:val="0"/>
      <w:marBottom w:val="0"/>
      <w:divBdr>
        <w:top w:val="none" w:sz="0" w:space="0" w:color="auto"/>
        <w:left w:val="none" w:sz="0" w:space="0" w:color="auto"/>
        <w:bottom w:val="none" w:sz="0" w:space="0" w:color="auto"/>
        <w:right w:val="none" w:sz="0" w:space="0" w:color="auto"/>
      </w:divBdr>
      <w:divsChild>
        <w:div w:id="1668049291">
          <w:marLeft w:val="547"/>
          <w:marRight w:val="0"/>
          <w:marTop w:val="0"/>
          <w:marBottom w:val="0"/>
          <w:divBdr>
            <w:top w:val="none" w:sz="0" w:space="0" w:color="auto"/>
            <w:left w:val="none" w:sz="0" w:space="0" w:color="auto"/>
            <w:bottom w:val="none" w:sz="0" w:space="0" w:color="auto"/>
            <w:right w:val="none" w:sz="0" w:space="0" w:color="auto"/>
          </w:divBdr>
        </w:div>
      </w:divsChild>
    </w:div>
    <w:div w:id="356851422">
      <w:bodyDiv w:val="1"/>
      <w:marLeft w:val="0"/>
      <w:marRight w:val="0"/>
      <w:marTop w:val="0"/>
      <w:marBottom w:val="0"/>
      <w:divBdr>
        <w:top w:val="none" w:sz="0" w:space="0" w:color="auto"/>
        <w:left w:val="none" w:sz="0" w:space="0" w:color="auto"/>
        <w:bottom w:val="none" w:sz="0" w:space="0" w:color="auto"/>
        <w:right w:val="none" w:sz="0" w:space="0" w:color="auto"/>
      </w:divBdr>
      <w:divsChild>
        <w:div w:id="985822345">
          <w:marLeft w:val="360"/>
          <w:marRight w:val="0"/>
          <w:marTop w:val="0"/>
          <w:marBottom w:val="100"/>
          <w:divBdr>
            <w:top w:val="none" w:sz="0" w:space="0" w:color="auto"/>
            <w:left w:val="none" w:sz="0" w:space="0" w:color="auto"/>
            <w:bottom w:val="none" w:sz="0" w:space="0" w:color="auto"/>
            <w:right w:val="none" w:sz="0" w:space="0" w:color="auto"/>
          </w:divBdr>
        </w:div>
        <w:div w:id="1084453597">
          <w:marLeft w:val="360"/>
          <w:marRight w:val="0"/>
          <w:marTop w:val="0"/>
          <w:marBottom w:val="100"/>
          <w:divBdr>
            <w:top w:val="none" w:sz="0" w:space="0" w:color="auto"/>
            <w:left w:val="none" w:sz="0" w:space="0" w:color="auto"/>
            <w:bottom w:val="none" w:sz="0" w:space="0" w:color="auto"/>
            <w:right w:val="none" w:sz="0" w:space="0" w:color="auto"/>
          </w:divBdr>
        </w:div>
        <w:div w:id="1621642976">
          <w:marLeft w:val="360"/>
          <w:marRight w:val="0"/>
          <w:marTop w:val="0"/>
          <w:marBottom w:val="100"/>
          <w:divBdr>
            <w:top w:val="none" w:sz="0" w:space="0" w:color="auto"/>
            <w:left w:val="none" w:sz="0" w:space="0" w:color="auto"/>
            <w:bottom w:val="none" w:sz="0" w:space="0" w:color="auto"/>
            <w:right w:val="none" w:sz="0" w:space="0" w:color="auto"/>
          </w:divBdr>
        </w:div>
        <w:div w:id="138960851">
          <w:marLeft w:val="360"/>
          <w:marRight w:val="0"/>
          <w:marTop w:val="0"/>
          <w:marBottom w:val="100"/>
          <w:divBdr>
            <w:top w:val="none" w:sz="0" w:space="0" w:color="auto"/>
            <w:left w:val="none" w:sz="0" w:space="0" w:color="auto"/>
            <w:bottom w:val="none" w:sz="0" w:space="0" w:color="auto"/>
            <w:right w:val="none" w:sz="0" w:space="0" w:color="auto"/>
          </w:divBdr>
        </w:div>
        <w:div w:id="939682634">
          <w:marLeft w:val="360"/>
          <w:marRight w:val="0"/>
          <w:marTop w:val="0"/>
          <w:marBottom w:val="100"/>
          <w:divBdr>
            <w:top w:val="none" w:sz="0" w:space="0" w:color="auto"/>
            <w:left w:val="none" w:sz="0" w:space="0" w:color="auto"/>
            <w:bottom w:val="none" w:sz="0" w:space="0" w:color="auto"/>
            <w:right w:val="none" w:sz="0" w:space="0" w:color="auto"/>
          </w:divBdr>
        </w:div>
        <w:div w:id="240063320">
          <w:marLeft w:val="360"/>
          <w:marRight w:val="0"/>
          <w:marTop w:val="0"/>
          <w:marBottom w:val="100"/>
          <w:divBdr>
            <w:top w:val="none" w:sz="0" w:space="0" w:color="auto"/>
            <w:left w:val="none" w:sz="0" w:space="0" w:color="auto"/>
            <w:bottom w:val="none" w:sz="0" w:space="0" w:color="auto"/>
            <w:right w:val="none" w:sz="0" w:space="0" w:color="auto"/>
          </w:divBdr>
        </w:div>
        <w:div w:id="566771992">
          <w:marLeft w:val="360"/>
          <w:marRight w:val="0"/>
          <w:marTop w:val="0"/>
          <w:marBottom w:val="100"/>
          <w:divBdr>
            <w:top w:val="none" w:sz="0" w:space="0" w:color="auto"/>
            <w:left w:val="none" w:sz="0" w:space="0" w:color="auto"/>
            <w:bottom w:val="none" w:sz="0" w:space="0" w:color="auto"/>
            <w:right w:val="none" w:sz="0" w:space="0" w:color="auto"/>
          </w:divBdr>
        </w:div>
        <w:div w:id="1004093875">
          <w:marLeft w:val="360"/>
          <w:marRight w:val="0"/>
          <w:marTop w:val="0"/>
          <w:marBottom w:val="100"/>
          <w:divBdr>
            <w:top w:val="none" w:sz="0" w:space="0" w:color="auto"/>
            <w:left w:val="none" w:sz="0" w:space="0" w:color="auto"/>
            <w:bottom w:val="none" w:sz="0" w:space="0" w:color="auto"/>
            <w:right w:val="none" w:sz="0" w:space="0" w:color="auto"/>
          </w:divBdr>
        </w:div>
      </w:divsChild>
    </w:div>
    <w:div w:id="454060865">
      <w:bodyDiv w:val="1"/>
      <w:marLeft w:val="0"/>
      <w:marRight w:val="0"/>
      <w:marTop w:val="0"/>
      <w:marBottom w:val="0"/>
      <w:divBdr>
        <w:top w:val="none" w:sz="0" w:space="0" w:color="auto"/>
        <w:left w:val="none" w:sz="0" w:space="0" w:color="auto"/>
        <w:bottom w:val="none" w:sz="0" w:space="0" w:color="auto"/>
        <w:right w:val="none" w:sz="0" w:space="0" w:color="auto"/>
      </w:divBdr>
      <w:divsChild>
        <w:div w:id="1499885763">
          <w:marLeft w:val="547"/>
          <w:marRight w:val="0"/>
          <w:marTop w:val="0"/>
          <w:marBottom w:val="0"/>
          <w:divBdr>
            <w:top w:val="none" w:sz="0" w:space="0" w:color="auto"/>
            <w:left w:val="none" w:sz="0" w:space="0" w:color="auto"/>
            <w:bottom w:val="none" w:sz="0" w:space="0" w:color="auto"/>
            <w:right w:val="none" w:sz="0" w:space="0" w:color="auto"/>
          </w:divBdr>
        </w:div>
      </w:divsChild>
    </w:div>
    <w:div w:id="731274538">
      <w:bodyDiv w:val="1"/>
      <w:marLeft w:val="0"/>
      <w:marRight w:val="0"/>
      <w:marTop w:val="0"/>
      <w:marBottom w:val="0"/>
      <w:divBdr>
        <w:top w:val="none" w:sz="0" w:space="0" w:color="auto"/>
        <w:left w:val="none" w:sz="0" w:space="0" w:color="auto"/>
        <w:bottom w:val="none" w:sz="0" w:space="0" w:color="auto"/>
        <w:right w:val="none" w:sz="0" w:space="0" w:color="auto"/>
      </w:divBdr>
    </w:div>
    <w:div w:id="771243314">
      <w:bodyDiv w:val="1"/>
      <w:marLeft w:val="0"/>
      <w:marRight w:val="0"/>
      <w:marTop w:val="0"/>
      <w:marBottom w:val="0"/>
      <w:divBdr>
        <w:top w:val="none" w:sz="0" w:space="0" w:color="auto"/>
        <w:left w:val="none" w:sz="0" w:space="0" w:color="auto"/>
        <w:bottom w:val="none" w:sz="0" w:space="0" w:color="auto"/>
        <w:right w:val="none" w:sz="0" w:space="0" w:color="auto"/>
      </w:divBdr>
    </w:div>
    <w:div w:id="859854387">
      <w:bodyDiv w:val="1"/>
      <w:marLeft w:val="0"/>
      <w:marRight w:val="0"/>
      <w:marTop w:val="0"/>
      <w:marBottom w:val="0"/>
      <w:divBdr>
        <w:top w:val="none" w:sz="0" w:space="0" w:color="auto"/>
        <w:left w:val="none" w:sz="0" w:space="0" w:color="auto"/>
        <w:bottom w:val="none" w:sz="0" w:space="0" w:color="auto"/>
        <w:right w:val="none" w:sz="0" w:space="0" w:color="auto"/>
      </w:divBdr>
    </w:div>
    <w:div w:id="989138507">
      <w:bodyDiv w:val="1"/>
      <w:marLeft w:val="0"/>
      <w:marRight w:val="0"/>
      <w:marTop w:val="0"/>
      <w:marBottom w:val="0"/>
      <w:divBdr>
        <w:top w:val="none" w:sz="0" w:space="0" w:color="auto"/>
        <w:left w:val="none" w:sz="0" w:space="0" w:color="auto"/>
        <w:bottom w:val="none" w:sz="0" w:space="0" w:color="auto"/>
        <w:right w:val="none" w:sz="0" w:space="0" w:color="auto"/>
      </w:divBdr>
      <w:divsChild>
        <w:div w:id="2025091221">
          <w:marLeft w:val="547"/>
          <w:marRight w:val="0"/>
          <w:marTop w:val="0"/>
          <w:marBottom w:val="0"/>
          <w:divBdr>
            <w:top w:val="none" w:sz="0" w:space="0" w:color="auto"/>
            <w:left w:val="none" w:sz="0" w:space="0" w:color="auto"/>
            <w:bottom w:val="none" w:sz="0" w:space="0" w:color="auto"/>
            <w:right w:val="none" w:sz="0" w:space="0" w:color="auto"/>
          </w:divBdr>
        </w:div>
      </w:divsChild>
    </w:div>
    <w:div w:id="1109085004">
      <w:bodyDiv w:val="1"/>
      <w:marLeft w:val="0"/>
      <w:marRight w:val="0"/>
      <w:marTop w:val="0"/>
      <w:marBottom w:val="0"/>
      <w:divBdr>
        <w:top w:val="none" w:sz="0" w:space="0" w:color="auto"/>
        <w:left w:val="none" w:sz="0" w:space="0" w:color="auto"/>
        <w:bottom w:val="none" w:sz="0" w:space="0" w:color="auto"/>
        <w:right w:val="none" w:sz="0" w:space="0" w:color="auto"/>
      </w:divBdr>
    </w:div>
    <w:div w:id="1277833647">
      <w:bodyDiv w:val="1"/>
      <w:marLeft w:val="0"/>
      <w:marRight w:val="0"/>
      <w:marTop w:val="0"/>
      <w:marBottom w:val="0"/>
      <w:divBdr>
        <w:top w:val="none" w:sz="0" w:space="0" w:color="auto"/>
        <w:left w:val="none" w:sz="0" w:space="0" w:color="auto"/>
        <w:bottom w:val="none" w:sz="0" w:space="0" w:color="auto"/>
        <w:right w:val="none" w:sz="0" w:space="0" w:color="auto"/>
      </w:divBdr>
    </w:div>
    <w:div w:id="1304891314">
      <w:bodyDiv w:val="1"/>
      <w:marLeft w:val="0"/>
      <w:marRight w:val="0"/>
      <w:marTop w:val="0"/>
      <w:marBottom w:val="0"/>
      <w:divBdr>
        <w:top w:val="none" w:sz="0" w:space="0" w:color="auto"/>
        <w:left w:val="none" w:sz="0" w:space="0" w:color="auto"/>
        <w:bottom w:val="none" w:sz="0" w:space="0" w:color="auto"/>
        <w:right w:val="none" w:sz="0" w:space="0" w:color="auto"/>
      </w:divBdr>
      <w:divsChild>
        <w:div w:id="573053954">
          <w:marLeft w:val="274"/>
          <w:marRight w:val="0"/>
          <w:marTop w:val="0"/>
          <w:marBottom w:val="0"/>
          <w:divBdr>
            <w:top w:val="none" w:sz="0" w:space="0" w:color="auto"/>
            <w:left w:val="none" w:sz="0" w:space="0" w:color="auto"/>
            <w:bottom w:val="none" w:sz="0" w:space="0" w:color="auto"/>
            <w:right w:val="none" w:sz="0" w:space="0" w:color="auto"/>
          </w:divBdr>
        </w:div>
        <w:div w:id="2145418564">
          <w:marLeft w:val="274"/>
          <w:marRight w:val="0"/>
          <w:marTop w:val="0"/>
          <w:marBottom w:val="0"/>
          <w:divBdr>
            <w:top w:val="none" w:sz="0" w:space="0" w:color="auto"/>
            <w:left w:val="none" w:sz="0" w:space="0" w:color="auto"/>
            <w:bottom w:val="none" w:sz="0" w:space="0" w:color="auto"/>
            <w:right w:val="none" w:sz="0" w:space="0" w:color="auto"/>
          </w:divBdr>
        </w:div>
        <w:div w:id="1269238950">
          <w:marLeft w:val="274"/>
          <w:marRight w:val="0"/>
          <w:marTop w:val="0"/>
          <w:marBottom w:val="0"/>
          <w:divBdr>
            <w:top w:val="none" w:sz="0" w:space="0" w:color="auto"/>
            <w:left w:val="none" w:sz="0" w:space="0" w:color="auto"/>
            <w:bottom w:val="none" w:sz="0" w:space="0" w:color="auto"/>
            <w:right w:val="none" w:sz="0" w:space="0" w:color="auto"/>
          </w:divBdr>
        </w:div>
        <w:div w:id="147793125">
          <w:marLeft w:val="806"/>
          <w:marRight w:val="0"/>
          <w:marTop w:val="0"/>
          <w:marBottom w:val="0"/>
          <w:divBdr>
            <w:top w:val="none" w:sz="0" w:space="0" w:color="auto"/>
            <w:left w:val="none" w:sz="0" w:space="0" w:color="auto"/>
            <w:bottom w:val="none" w:sz="0" w:space="0" w:color="auto"/>
            <w:right w:val="none" w:sz="0" w:space="0" w:color="auto"/>
          </w:divBdr>
        </w:div>
        <w:div w:id="1845586308">
          <w:marLeft w:val="274"/>
          <w:marRight w:val="0"/>
          <w:marTop w:val="0"/>
          <w:marBottom w:val="0"/>
          <w:divBdr>
            <w:top w:val="none" w:sz="0" w:space="0" w:color="auto"/>
            <w:left w:val="none" w:sz="0" w:space="0" w:color="auto"/>
            <w:bottom w:val="none" w:sz="0" w:space="0" w:color="auto"/>
            <w:right w:val="none" w:sz="0" w:space="0" w:color="auto"/>
          </w:divBdr>
        </w:div>
      </w:divsChild>
    </w:div>
    <w:div w:id="1305696418">
      <w:bodyDiv w:val="1"/>
      <w:marLeft w:val="0"/>
      <w:marRight w:val="0"/>
      <w:marTop w:val="0"/>
      <w:marBottom w:val="0"/>
      <w:divBdr>
        <w:top w:val="none" w:sz="0" w:space="0" w:color="auto"/>
        <w:left w:val="none" w:sz="0" w:space="0" w:color="auto"/>
        <w:bottom w:val="none" w:sz="0" w:space="0" w:color="auto"/>
        <w:right w:val="none" w:sz="0" w:space="0" w:color="auto"/>
      </w:divBdr>
      <w:divsChild>
        <w:div w:id="497574958">
          <w:marLeft w:val="547"/>
          <w:marRight w:val="0"/>
          <w:marTop w:val="0"/>
          <w:marBottom w:val="0"/>
          <w:divBdr>
            <w:top w:val="none" w:sz="0" w:space="0" w:color="auto"/>
            <w:left w:val="none" w:sz="0" w:space="0" w:color="auto"/>
            <w:bottom w:val="none" w:sz="0" w:space="0" w:color="auto"/>
            <w:right w:val="none" w:sz="0" w:space="0" w:color="auto"/>
          </w:divBdr>
        </w:div>
      </w:divsChild>
    </w:div>
    <w:div w:id="1315377268">
      <w:bodyDiv w:val="1"/>
      <w:marLeft w:val="0"/>
      <w:marRight w:val="0"/>
      <w:marTop w:val="0"/>
      <w:marBottom w:val="0"/>
      <w:divBdr>
        <w:top w:val="none" w:sz="0" w:space="0" w:color="auto"/>
        <w:left w:val="none" w:sz="0" w:space="0" w:color="auto"/>
        <w:bottom w:val="none" w:sz="0" w:space="0" w:color="auto"/>
        <w:right w:val="none" w:sz="0" w:space="0" w:color="auto"/>
      </w:divBdr>
      <w:divsChild>
        <w:div w:id="1086808833">
          <w:marLeft w:val="547"/>
          <w:marRight w:val="0"/>
          <w:marTop w:val="0"/>
          <w:marBottom w:val="0"/>
          <w:divBdr>
            <w:top w:val="none" w:sz="0" w:space="0" w:color="auto"/>
            <w:left w:val="none" w:sz="0" w:space="0" w:color="auto"/>
            <w:bottom w:val="none" w:sz="0" w:space="0" w:color="auto"/>
            <w:right w:val="none" w:sz="0" w:space="0" w:color="auto"/>
          </w:divBdr>
        </w:div>
      </w:divsChild>
    </w:div>
    <w:div w:id="1471826319">
      <w:bodyDiv w:val="1"/>
      <w:marLeft w:val="0"/>
      <w:marRight w:val="0"/>
      <w:marTop w:val="0"/>
      <w:marBottom w:val="0"/>
      <w:divBdr>
        <w:top w:val="none" w:sz="0" w:space="0" w:color="auto"/>
        <w:left w:val="none" w:sz="0" w:space="0" w:color="auto"/>
        <w:bottom w:val="none" w:sz="0" w:space="0" w:color="auto"/>
        <w:right w:val="none" w:sz="0" w:space="0" w:color="auto"/>
      </w:divBdr>
      <w:divsChild>
        <w:div w:id="883105419">
          <w:marLeft w:val="547"/>
          <w:marRight w:val="0"/>
          <w:marTop w:val="0"/>
          <w:marBottom w:val="0"/>
          <w:divBdr>
            <w:top w:val="none" w:sz="0" w:space="0" w:color="auto"/>
            <w:left w:val="none" w:sz="0" w:space="0" w:color="auto"/>
            <w:bottom w:val="none" w:sz="0" w:space="0" w:color="auto"/>
            <w:right w:val="none" w:sz="0" w:space="0" w:color="auto"/>
          </w:divBdr>
        </w:div>
      </w:divsChild>
    </w:div>
    <w:div w:id="1731270611">
      <w:bodyDiv w:val="1"/>
      <w:marLeft w:val="0"/>
      <w:marRight w:val="0"/>
      <w:marTop w:val="0"/>
      <w:marBottom w:val="0"/>
      <w:divBdr>
        <w:top w:val="none" w:sz="0" w:space="0" w:color="auto"/>
        <w:left w:val="none" w:sz="0" w:space="0" w:color="auto"/>
        <w:bottom w:val="none" w:sz="0" w:space="0" w:color="auto"/>
        <w:right w:val="none" w:sz="0" w:space="0" w:color="auto"/>
      </w:divBdr>
      <w:divsChild>
        <w:div w:id="938828122">
          <w:marLeft w:val="547"/>
          <w:marRight w:val="0"/>
          <w:marTop w:val="0"/>
          <w:marBottom w:val="0"/>
          <w:divBdr>
            <w:top w:val="none" w:sz="0" w:space="0" w:color="auto"/>
            <w:left w:val="none" w:sz="0" w:space="0" w:color="auto"/>
            <w:bottom w:val="none" w:sz="0" w:space="0" w:color="auto"/>
            <w:right w:val="none" w:sz="0" w:space="0" w:color="auto"/>
          </w:divBdr>
        </w:div>
      </w:divsChild>
    </w:div>
    <w:div w:id="1745447071">
      <w:bodyDiv w:val="1"/>
      <w:marLeft w:val="0"/>
      <w:marRight w:val="0"/>
      <w:marTop w:val="0"/>
      <w:marBottom w:val="0"/>
      <w:divBdr>
        <w:top w:val="none" w:sz="0" w:space="0" w:color="auto"/>
        <w:left w:val="none" w:sz="0" w:space="0" w:color="auto"/>
        <w:bottom w:val="none" w:sz="0" w:space="0" w:color="auto"/>
        <w:right w:val="none" w:sz="0" w:space="0" w:color="auto"/>
      </w:divBdr>
      <w:divsChild>
        <w:div w:id="935478049">
          <w:marLeft w:val="547"/>
          <w:marRight w:val="0"/>
          <w:marTop w:val="0"/>
          <w:marBottom w:val="0"/>
          <w:divBdr>
            <w:top w:val="none" w:sz="0" w:space="0" w:color="auto"/>
            <w:left w:val="none" w:sz="0" w:space="0" w:color="auto"/>
            <w:bottom w:val="none" w:sz="0" w:space="0" w:color="auto"/>
            <w:right w:val="none" w:sz="0" w:space="0" w:color="auto"/>
          </w:divBdr>
        </w:div>
      </w:divsChild>
    </w:div>
    <w:div w:id="1750153206">
      <w:bodyDiv w:val="1"/>
      <w:marLeft w:val="0"/>
      <w:marRight w:val="0"/>
      <w:marTop w:val="0"/>
      <w:marBottom w:val="0"/>
      <w:divBdr>
        <w:top w:val="none" w:sz="0" w:space="0" w:color="auto"/>
        <w:left w:val="none" w:sz="0" w:space="0" w:color="auto"/>
        <w:bottom w:val="none" w:sz="0" w:space="0" w:color="auto"/>
        <w:right w:val="none" w:sz="0" w:space="0" w:color="auto"/>
      </w:divBdr>
    </w:div>
    <w:div w:id="1752892218">
      <w:bodyDiv w:val="1"/>
      <w:marLeft w:val="0"/>
      <w:marRight w:val="0"/>
      <w:marTop w:val="0"/>
      <w:marBottom w:val="0"/>
      <w:divBdr>
        <w:top w:val="none" w:sz="0" w:space="0" w:color="auto"/>
        <w:left w:val="none" w:sz="0" w:space="0" w:color="auto"/>
        <w:bottom w:val="none" w:sz="0" w:space="0" w:color="auto"/>
        <w:right w:val="none" w:sz="0" w:space="0" w:color="auto"/>
      </w:divBdr>
      <w:divsChild>
        <w:div w:id="1824806670">
          <w:marLeft w:val="547"/>
          <w:marRight w:val="0"/>
          <w:marTop w:val="0"/>
          <w:marBottom w:val="0"/>
          <w:divBdr>
            <w:top w:val="none" w:sz="0" w:space="0" w:color="auto"/>
            <w:left w:val="none" w:sz="0" w:space="0" w:color="auto"/>
            <w:bottom w:val="none" w:sz="0" w:space="0" w:color="auto"/>
            <w:right w:val="none" w:sz="0" w:space="0" w:color="auto"/>
          </w:divBdr>
        </w:div>
      </w:divsChild>
    </w:div>
    <w:div w:id="1757633396">
      <w:bodyDiv w:val="1"/>
      <w:marLeft w:val="0"/>
      <w:marRight w:val="0"/>
      <w:marTop w:val="0"/>
      <w:marBottom w:val="0"/>
      <w:divBdr>
        <w:top w:val="none" w:sz="0" w:space="0" w:color="auto"/>
        <w:left w:val="none" w:sz="0" w:space="0" w:color="auto"/>
        <w:bottom w:val="none" w:sz="0" w:space="0" w:color="auto"/>
        <w:right w:val="none" w:sz="0" w:space="0" w:color="auto"/>
      </w:divBdr>
      <w:divsChild>
        <w:div w:id="250699235">
          <w:marLeft w:val="0"/>
          <w:marRight w:val="0"/>
          <w:marTop w:val="100"/>
          <w:marBottom w:val="100"/>
          <w:divBdr>
            <w:top w:val="none" w:sz="0" w:space="0" w:color="auto"/>
            <w:left w:val="none" w:sz="0" w:space="0" w:color="auto"/>
            <w:bottom w:val="none" w:sz="0" w:space="0" w:color="auto"/>
            <w:right w:val="none" w:sz="0" w:space="0" w:color="auto"/>
          </w:divBdr>
          <w:divsChild>
            <w:div w:id="645664292">
              <w:marLeft w:val="0"/>
              <w:marRight w:val="0"/>
              <w:marTop w:val="0"/>
              <w:marBottom w:val="0"/>
              <w:divBdr>
                <w:top w:val="none" w:sz="0" w:space="0" w:color="auto"/>
                <w:left w:val="none" w:sz="0" w:space="0" w:color="auto"/>
                <w:bottom w:val="none" w:sz="0" w:space="0" w:color="auto"/>
                <w:right w:val="none" w:sz="0" w:space="0" w:color="auto"/>
              </w:divBdr>
              <w:divsChild>
                <w:div w:id="1916355132">
                  <w:marLeft w:val="0"/>
                  <w:marRight w:val="0"/>
                  <w:marTop w:val="0"/>
                  <w:marBottom w:val="0"/>
                  <w:divBdr>
                    <w:top w:val="none" w:sz="0" w:space="0" w:color="auto"/>
                    <w:left w:val="none" w:sz="0" w:space="0" w:color="auto"/>
                    <w:bottom w:val="none" w:sz="0" w:space="0" w:color="auto"/>
                    <w:right w:val="none" w:sz="0" w:space="0" w:color="auto"/>
                  </w:divBdr>
                  <w:divsChild>
                    <w:div w:id="1629045357">
                      <w:marLeft w:val="0"/>
                      <w:marRight w:val="0"/>
                      <w:marTop w:val="0"/>
                      <w:marBottom w:val="0"/>
                      <w:divBdr>
                        <w:top w:val="none" w:sz="0" w:space="0" w:color="auto"/>
                        <w:left w:val="none" w:sz="0" w:space="0" w:color="auto"/>
                        <w:bottom w:val="none" w:sz="0" w:space="0" w:color="auto"/>
                        <w:right w:val="none" w:sz="0" w:space="0" w:color="auto"/>
                      </w:divBdr>
                      <w:divsChild>
                        <w:div w:id="1368214432">
                          <w:marLeft w:val="0"/>
                          <w:marRight w:val="0"/>
                          <w:marTop w:val="0"/>
                          <w:marBottom w:val="0"/>
                          <w:divBdr>
                            <w:top w:val="none" w:sz="0" w:space="0" w:color="auto"/>
                            <w:left w:val="none" w:sz="0" w:space="0" w:color="auto"/>
                            <w:bottom w:val="none" w:sz="0" w:space="0" w:color="auto"/>
                            <w:right w:val="none" w:sz="0" w:space="0" w:color="auto"/>
                          </w:divBdr>
                          <w:divsChild>
                            <w:div w:id="875198087">
                              <w:marLeft w:val="0"/>
                              <w:marRight w:val="0"/>
                              <w:marTop w:val="0"/>
                              <w:marBottom w:val="300"/>
                              <w:divBdr>
                                <w:top w:val="none" w:sz="0" w:space="0" w:color="auto"/>
                                <w:left w:val="none" w:sz="0" w:space="0" w:color="auto"/>
                                <w:bottom w:val="none" w:sz="0" w:space="0" w:color="auto"/>
                                <w:right w:val="none" w:sz="0" w:space="0" w:color="auto"/>
                              </w:divBdr>
                              <w:divsChild>
                                <w:div w:id="95171849">
                                  <w:marLeft w:val="0"/>
                                  <w:marRight w:val="0"/>
                                  <w:marTop w:val="0"/>
                                  <w:marBottom w:val="0"/>
                                  <w:divBdr>
                                    <w:top w:val="none" w:sz="0" w:space="0" w:color="auto"/>
                                    <w:left w:val="none" w:sz="0" w:space="0" w:color="auto"/>
                                    <w:bottom w:val="none" w:sz="0" w:space="0" w:color="auto"/>
                                    <w:right w:val="none" w:sz="0" w:space="0" w:color="auto"/>
                                  </w:divBdr>
                                  <w:divsChild>
                                    <w:div w:id="1865090082">
                                      <w:marLeft w:val="0"/>
                                      <w:marRight w:val="0"/>
                                      <w:marTop w:val="0"/>
                                      <w:marBottom w:val="0"/>
                                      <w:divBdr>
                                        <w:top w:val="none" w:sz="0" w:space="0" w:color="auto"/>
                                        <w:left w:val="none" w:sz="0" w:space="0" w:color="auto"/>
                                        <w:bottom w:val="none" w:sz="0" w:space="0" w:color="auto"/>
                                        <w:right w:val="none" w:sz="0" w:space="0" w:color="auto"/>
                                      </w:divBdr>
                                      <w:divsChild>
                                        <w:div w:id="353043312">
                                          <w:marLeft w:val="-225"/>
                                          <w:marRight w:val="-225"/>
                                          <w:marTop w:val="0"/>
                                          <w:marBottom w:val="0"/>
                                          <w:divBdr>
                                            <w:top w:val="none" w:sz="0" w:space="0" w:color="auto"/>
                                            <w:left w:val="none" w:sz="0" w:space="0" w:color="auto"/>
                                            <w:bottom w:val="none" w:sz="0" w:space="0" w:color="auto"/>
                                            <w:right w:val="none" w:sz="0" w:space="0" w:color="auto"/>
                                          </w:divBdr>
                                          <w:divsChild>
                                            <w:div w:id="19768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5563400">
      <w:bodyDiv w:val="1"/>
      <w:marLeft w:val="0"/>
      <w:marRight w:val="0"/>
      <w:marTop w:val="0"/>
      <w:marBottom w:val="0"/>
      <w:divBdr>
        <w:top w:val="none" w:sz="0" w:space="0" w:color="auto"/>
        <w:left w:val="none" w:sz="0" w:space="0" w:color="auto"/>
        <w:bottom w:val="none" w:sz="0" w:space="0" w:color="auto"/>
        <w:right w:val="none" w:sz="0" w:space="0" w:color="auto"/>
      </w:divBdr>
      <w:divsChild>
        <w:div w:id="828517322">
          <w:marLeft w:val="547"/>
          <w:marRight w:val="0"/>
          <w:marTop w:val="0"/>
          <w:marBottom w:val="0"/>
          <w:divBdr>
            <w:top w:val="none" w:sz="0" w:space="0" w:color="auto"/>
            <w:left w:val="none" w:sz="0" w:space="0" w:color="auto"/>
            <w:bottom w:val="none" w:sz="0" w:space="0" w:color="auto"/>
            <w:right w:val="none" w:sz="0" w:space="0" w:color="auto"/>
          </w:divBdr>
        </w:div>
      </w:divsChild>
    </w:div>
    <w:div w:id="1833064197">
      <w:bodyDiv w:val="1"/>
      <w:marLeft w:val="0"/>
      <w:marRight w:val="0"/>
      <w:marTop w:val="0"/>
      <w:marBottom w:val="0"/>
      <w:divBdr>
        <w:top w:val="none" w:sz="0" w:space="0" w:color="auto"/>
        <w:left w:val="none" w:sz="0" w:space="0" w:color="auto"/>
        <w:bottom w:val="none" w:sz="0" w:space="0" w:color="auto"/>
        <w:right w:val="none" w:sz="0" w:space="0" w:color="auto"/>
      </w:divBdr>
      <w:divsChild>
        <w:div w:id="418211676">
          <w:marLeft w:val="547"/>
          <w:marRight w:val="0"/>
          <w:marTop w:val="0"/>
          <w:marBottom w:val="0"/>
          <w:divBdr>
            <w:top w:val="none" w:sz="0" w:space="0" w:color="auto"/>
            <w:left w:val="none" w:sz="0" w:space="0" w:color="auto"/>
            <w:bottom w:val="none" w:sz="0" w:space="0" w:color="auto"/>
            <w:right w:val="none" w:sz="0" w:space="0" w:color="auto"/>
          </w:divBdr>
        </w:div>
      </w:divsChild>
    </w:div>
    <w:div w:id="2001806411">
      <w:bodyDiv w:val="1"/>
      <w:marLeft w:val="0"/>
      <w:marRight w:val="0"/>
      <w:marTop w:val="0"/>
      <w:marBottom w:val="0"/>
      <w:divBdr>
        <w:top w:val="none" w:sz="0" w:space="0" w:color="auto"/>
        <w:left w:val="none" w:sz="0" w:space="0" w:color="auto"/>
        <w:bottom w:val="none" w:sz="0" w:space="0" w:color="auto"/>
        <w:right w:val="none" w:sz="0" w:space="0" w:color="auto"/>
      </w:divBdr>
      <w:divsChild>
        <w:div w:id="286469496">
          <w:marLeft w:val="547"/>
          <w:marRight w:val="0"/>
          <w:marTop w:val="0"/>
          <w:marBottom w:val="0"/>
          <w:divBdr>
            <w:top w:val="none" w:sz="0" w:space="0" w:color="auto"/>
            <w:left w:val="none" w:sz="0" w:space="0" w:color="auto"/>
            <w:bottom w:val="none" w:sz="0" w:space="0" w:color="auto"/>
            <w:right w:val="none" w:sz="0" w:space="0" w:color="auto"/>
          </w:divBdr>
        </w:div>
      </w:divsChild>
    </w:div>
    <w:div w:id="2003846593">
      <w:bodyDiv w:val="1"/>
      <w:marLeft w:val="0"/>
      <w:marRight w:val="0"/>
      <w:marTop w:val="0"/>
      <w:marBottom w:val="0"/>
      <w:divBdr>
        <w:top w:val="none" w:sz="0" w:space="0" w:color="auto"/>
        <w:left w:val="none" w:sz="0" w:space="0" w:color="auto"/>
        <w:bottom w:val="none" w:sz="0" w:space="0" w:color="auto"/>
        <w:right w:val="none" w:sz="0" w:space="0" w:color="auto"/>
      </w:divBdr>
      <w:divsChild>
        <w:div w:id="941113074">
          <w:marLeft w:val="547"/>
          <w:marRight w:val="0"/>
          <w:marTop w:val="0"/>
          <w:marBottom w:val="0"/>
          <w:divBdr>
            <w:top w:val="none" w:sz="0" w:space="0" w:color="auto"/>
            <w:left w:val="none" w:sz="0" w:space="0" w:color="auto"/>
            <w:bottom w:val="none" w:sz="0" w:space="0" w:color="auto"/>
            <w:right w:val="none" w:sz="0" w:space="0" w:color="auto"/>
          </w:divBdr>
        </w:div>
      </w:divsChild>
    </w:div>
    <w:div w:id="2088719708">
      <w:bodyDiv w:val="1"/>
      <w:marLeft w:val="0"/>
      <w:marRight w:val="0"/>
      <w:marTop w:val="0"/>
      <w:marBottom w:val="0"/>
      <w:divBdr>
        <w:top w:val="none" w:sz="0" w:space="0" w:color="auto"/>
        <w:left w:val="none" w:sz="0" w:space="0" w:color="auto"/>
        <w:bottom w:val="none" w:sz="0" w:space="0" w:color="auto"/>
        <w:right w:val="none" w:sz="0" w:space="0" w:color="auto"/>
      </w:divBdr>
    </w:div>
    <w:div w:id="210194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cid:image002.jpg@01D5F250.CCD8E690" TargetMode="External"/><Relationship Id="rId26" Type="http://schemas.openxmlformats.org/officeDocument/2006/relationships/hyperlink" Target="mailto:%20bcatherine@metlife.com"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jpeg"/><Relationship Id="rId25" Type="http://schemas.openxmlformats.org/officeDocument/2006/relationships/image" Target="media/image11.emf"/><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mydrive.metlife.com/:p:/r/personal/dkamalakaran_metlife_com/_layouts/15/Doc.aspx?sourcedoc=%7B0A8DCB8C-CF29-4053-A9C4-B0EEA4E75891%7D&amp;file=Azure%20Databricks%20POV.pptx&amp;action=edit&amp;mobileredirect=true" TargetMode="External"/><Relationship Id="rId20" Type="http://schemas.openxmlformats.org/officeDocument/2006/relationships/image" Target="media/image7.png"/><Relationship Id="rId29" Type="http://schemas.openxmlformats.org/officeDocument/2006/relationships/hyperlink" Target="mailto:marivera@metlif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hyperlink" Target="mailto:fpuntillo@metlife.com" TargetMode="Externa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cid:image001.jpg@01D55CD7.3C0740D0" TargetMode="External"/><Relationship Id="rId22" Type="http://schemas.openxmlformats.org/officeDocument/2006/relationships/hyperlink" Target="https://docs.microsoft.com/en-us/azure/storage/blobs/data-lake-storage-best-practices" TargetMode="External"/><Relationship Id="rId27" Type="http://schemas.openxmlformats.org/officeDocument/2006/relationships/hyperlink" Target="mailto:%20Zeng%20jzeng1@metlife.com"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7B566-5A4F-4A94-AA54-5B182B3F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19</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Bhama Catherine</dc:creator>
  <cp:keywords/>
  <dc:description/>
  <cp:lastModifiedBy>Kumar V P, Praveen (Cognizant)</cp:lastModifiedBy>
  <cp:revision>11</cp:revision>
  <dcterms:created xsi:type="dcterms:W3CDTF">2020-02-25T12:02:00Z</dcterms:created>
  <dcterms:modified xsi:type="dcterms:W3CDTF">2020-03-26T08:51:00Z</dcterms:modified>
</cp:coreProperties>
</file>